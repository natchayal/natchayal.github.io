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C232" w14:textId="47E8D743" w:rsidR="002C0C2B" w:rsidRPr="00F16BD8" w:rsidRDefault="00914D6B" w:rsidP="00E25892">
      <w:pPr>
        <w:jc w:val="center"/>
        <w:rPr>
          <w:rFonts w:ascii="Times New Roman" w:hAnsi="Times New Roman" w:cs="Times New Roman"/>
          <w:sz w:val="22"/>
          <w:szCs w:val="22"/>
          <w:u w:val="single"/>
        </w:rPr>
      </w:pPr>
      <w:r w:rsidRPr="00F16BD8">
        <w:rPr>
          <w:rFonts w:ascii="Times New Roman" w:hAnsi="Times New Roman" w:cs="Times New Roman"/>
          <w:b/>
          <w:bCs/>
          <w:sz w:val="22"/>
          <w:szCs w:val="22"/>
        </w:rPr>
        <w:t>Evaluating PFOS and PFOA Standards: Health Risks, Population Exposure, and Regulatory Implications</w:t>
      </w:r>
    </w:p>
    <w:p w14:paraId="1DC010DE" w14:textId="77777777" w:rsidR="002C0C2B" w:rsidRPr="00F16BD8" w:rsidRDefault="002C0C2B" w:rsidP="002C0C2B">
      <w:pPr>
        <w:rPr>
          <w:rFonts w:ascii="Times New Roman" w:hAnsi="Times New Roman" w:cs="Times New Roman"/>
          <w:b/>
          <w:bCs/>
          <w:sz w:val="22"/>
          <w:szCs w:val="22"/>
        </w:rPr>
      </w:pPr>
    </w:p>
    <w:p w14:paraId="16C6EF25" w14:textId="24B628F5" w:rsidR="00517EE3" w:rsidRPr="00F16BD8" w:rsidRDefault="00D17AD8" w:rsidP="008E5F30">
      <w:pPr>
        <w:rPr>
          <w:rFonts w:ascii="Times New Roman" w:hAnsi="Times New Roman" w:cs="Times New Roman"/>
          <w:sz w:val="22"/>
          <w:szCs w:val="22"/>
        </w:rPr>
      </w:pPr>
      <w:r w:rsidRPr="00F16BD8">
        <w:rPr>
          <w:rFonts w:ascii="Times New Roman" w:hAnsi="Times New Roman" w:cs="Times New Roman"/>
          <w:sz w:val="22"/>
          <w:szCs w:val="22"/>
        </w:rPr>
        <w:t xml:space="preserve">Per- and polyfluoroalkyl substances (PFAS), including perfluorooctane sulfonate (PFOS) and perfluorooctanoic acid (PFOA), are persistent environmental pollutants with significant health implications. This study </w:t>
      </w:r>
      <w:r w:rsidR="00EB04D1" w:rsidRPr="00F16BD8">
        <w:rPr>
          <w:rFonts w:ascii="Times New Roman" w:hAnsi="Times New Roman" w:cs="Times New Roman"/>
          <w:sz w:val="22"/>
          <w:szCs w:val="22"/>
        </w:rPr>
        <w:t>uses</w:t>
      </w:r>
      <w:r w:rsidRPr="00F16BD8">
        <w:rPr>
          <w:rFonts w:ascii="Times New Roman" w:hAnsi="Times New Roman" w:cs="Times New Roman"/>
          <w:sz w:val="22"/>
          <w:szCs w:val="22"/>
        </w:rPr>
        <w:t xml:space="preserve"> </w:t>
      </w:r>
      <w:del w:id="0" w:author="Katherine Alfredo" w:date="2024-11-19T11:41:00Z" w16du:dateUtc="2024-11-19T16:41:00Z">
        <w:r w:rsidRPr="00F16BD8" w:rsidDel="00AC650F">
          <w:rPr>
            <w:rFonts w:ascii="Times New Roman" w:hAnsi="Times New Roman" w:cs="Times New Roman"/>
            <w:sz w:val="22"/>
            <w:szCs w:val="22"/>
          </w:rPr>
          <w:delText xml:space="preserve">the </w:delText>
        </w:r>
      </w:del>
      <w:ins w:id="1" w:author="Katherine Alfredo" w:date="2024-11-19T11:41:00Z" w16du:dateUtc="2024-11-19T16:41:00Z">
        <w:r w:rsidR="00AC650F">
          <w:rPr>
            <w:rFonts w:ascii="Times New Roman" w:hAnsi="Times New Roman" w:cs="Times New Roman"/>
            <w:sz w:val="22"/>
            <w:szCs w:val="22"/>
          </w:rPr>
          <w:t>a novel</w:t>
        </w:r>
        <w:r w:rsidR="00AC650F" w:rsidRPr="00F16BD8">
          <w:rPr>
            <w:rFonts w:ascii="Times New Roman" w:hAnsi="Times New Roman" w:cs="Times New Roman"/>
            <w:sz w:val="22"/>
            <w:szCs w:val="22"/>
          </w:rPr>
          <w:t xml:space="preserve"> </w:t>
        </w:r>
      </w:ins>
      <w:r w:rsidRPr="00F16BD8">
        <w:rPr>
          <w:rFonts w:ascii="Times New Roman" w:hAnsi="Times New Roman" w:cs="Times New Roman"/>
          <w:sz w:val="22"/>
          <w:szCs w:val="22"/>
        </w:rPr>
        <w:t>Relative Health Indicator (RHI) metric to assess potential health risk reductions under different regulatory standards</w:t>
      </w:r>
      <w:ins w:id="2" w:author="Katherine Alfredo" w:date="2024-11-19T11:41:00Z" w16du:dateUtc="2024-11-19T16:41:00Z">
        <w:r w:rsidR="00B84739">
          <w:rPr>
            <w:rFonts w:ascii="Times New Roman" w:hAnsi="Times New Roman" w:cs="Times New Roman"/>
            <w:sz w:val="22"/>
            <w:szCs w:val="22"/>
          </w:rPr>
          <w:t xml:space="preserve"> by normalizing </w:t>
        </w:r>
      </w:ins>
      <w:ins w:id="3" w:author="Katherine Alfredo" w:date="2024-11-19T11:43:00Z" w16du:dateUtc="2024-11-19T16:43:00Z">
        <w:r w:rsidR="00AA243A">
          <w:rPr>
            <w:rFonts w:ascii="Times New Roman" w:hAnsi="Times New Roman" w:cs="Times New Roman"/>
            <w:sz w:val="22"/>
            <w:szCs w:val="22"/>
          </w:rPr>
          <w:t xml:space="preserve">contaminant </w:t>
        </w:r>
      </w:ins>
      <w:ins w:id="4" w:author="Katherine Alfredo" w:date="2024-11-19T11:41:00Z" w16du:dateUtc="2024-11-19T16:41:00Z">
        <w:r w:rsidR="00B84739">
          <w:rPr>
            <w:rFonts w:ascii="Times New Roman" w:hAnsi="Times New Roman" w:cs="Times New Roman"/>
            <w:sz w:val="22"/>
            <w:szCs w:val="22"/>
          </w:rPr>
          <w:t xml:space="preserve">risk </w:t>
        </w:r>
      </w:ins>
      <w:ins w:id="5" w:author="Katherine Alfredo" w:date="2024-11-19T11:43:00Z" w16du:dateUtc="2024-11-19T16:43:00Z">
        <w:r w:rsidR="00AA243A">
          <w:rPr>
            <w:rFonts w:ascii="Times New Roman" w:hAnsi="Times New Roman" w:cs="Times New Roman"/>
            <w:sz w:val="22"/>
            <w:szCs w:val="22"/>
          </w:rPr>
          <w:t>to a single scale</w:t>
        </w:r>
      </w:ins>
      <w:ins w:id="6" w:author="Katherine Alfredo" w:date="2024-11-19T11:42:00Z" w16du:dateUtc="2024-11-19T16:42:00Z">
        <w:r w:rsidR="00AA243A">
          <w:rPr>
            <w:rFonts w:ascii="Times New Roman" w:hAnsi="Times New Roman" w:cs="Times New Roman"/>
            <w:sz w:val="22"/>
            <w:szCs w:val="22"/>
          </w:rPr>
          <w:t xml:space="preserve">. </w:t>
        </w:r>
      </w:ins>
      <w:ins w:id="7" w:author="Katherine Alfredo" w:date="2024-11-19T11:46:00Z" w16du:dateUtc="2024-11-19T16:46:00Z">
        <w:r w:rsidR="00F67A7D">
          <w:rPr>
            <w:rFonts w:ascii="Times New Roman" w:hAnsi="Times New Roman" w:cs="Times New Roman"/>
            <w:sz w:val="22"/>
            <w:szCs w:val="22"/>
          </w:rPr>
          <w:t>This metric enables us to</w:t>
        </w:r>
        <w:r w:rsidR="004C16F7">
          <w:rPr>
            <w:rFonts w:ascii="Times New Roman" w:hAnsi="Times New Roman" w:cs="Times New Roman"/>
            <w:sz w:val="22"/>
            <w:szCs w:val="22"/>
          </w:rPr>
          <w:t xml:space="preserve"> quantify a “meaningful opportunity” for</w:t>
        </w:r>
      </w:ins>
      <w:ins w:id="8" w:author="Katherine Alfredo" w:date="2024-11-19T11:47:00Z" w16du:dateUtc="2024-11-19T16:47:00Z">
        <w:r w:rsidR="00DB5E8E">
          <w:rPr>
            <w:rFonts w:ascii="Times New Roman" w:hAnsi="Times New Roman" w:cs="Times New Roman"/>
            <w:sz w:val="22"/>
            <w:szCs w:val="22"/>
          </w:rPr>
          <w:t xml:space="preserve"> a potential</w:t>
        </w:r>
      </w:ins>
      <w:ins w:id="9" w:author="Katherine Alfredo" w:date="2024-11-19T11:46:00Z" w16du:dateUtc="2024-11-19T16:46:00Z">
        <w:r w:rsidR="004C16F7">
          <w:rPr>
            <w:rFonts w:ascii="Times New Roman" w:hAnsi="Times New Roman" w:cs="Times New Roman"/>
            <w:sz w:val="22"/>
            <w:szCs w:val="22"/>
          </w:rPr>
          <w:t xml:space="preserve"> regulation and compare across previous</w:t>
        </w:r>
      </w:ins>
      <w:ins w:id="10" w:author="Katherine Alfredo" w:date="2024-11-19T11:47:00Z" w16du:dateUtc="2024-11-19T16:47:00Z">
        <w:r w:rsidR="00DB5E8E">
          <w:rPr>
            <w:rFonts w:ascii="Times New Roman" w:hAnsi="Times New Roman" w:cs="Times New Roman"/>
            <w:sz w:val="22"/>
            <w:szCs w:val="22"/>
          </w:rPr>
          <w:t>ly determined regulatory contaminant values</w:t>
        </w:r>
        <w:r w:rsidR="007B652C">
          <w:rPr>
            <w:rFonts w:ascii="Times New Roman" w:hAnsi="Times New Roman" w:cs="Times New Roman"/>
            <w:sz w:val="22"/>
            <w:szCs w:val="22"/>
          </w:rPr>
          <w:t xml:space="preserve"> to help establish a minimum threshold for identifying significant regulatory opportu</w:t>
        </w:r>
      </w:ins>
      <w:ins w:id="11" w:author="Katherine Alfredo" w:date="2024-11-19T11:48:00Z" w16du:dateUtc="2024-11-19T16:48:00Z">
        <w:r w:rsidR="007B652C">
          <w:rPr>
            <w:rFonts w:ascii="Times New Roman" w:hAnsi="Times New Roman" w:cs="Times New Roman"/>
            <w:sz w:val="22"/>
            <w:szCs w:val="22"/>
          </w:rPr>
          <w:t>nities.</w:t>
        </w:r>
      </w:ins>
      <w:del w:id="12" w:author="Katherine Alfredo" w:date="2024-11-19T11:42:00Z" w16du:dateUtc="2024-11-19T16:42:00Z">
        <w:r w:rsidRPr="00F16BD8" w:rsidDel="00AA243A">
          <w:rPr>
            <w:rFonts w:ascii="Times New Roman" w:hAnsi="Times New Roman" w:cs="Times New Roman"/>
            <w:sz w:val="22"/>
            <w:szCs w:val="22"/>
          </w:rPr>
          <w:delText>,</w:delText>
        </w:r>
      </w:del>
      <w:r w:rsidRPr="00F16BD8">
        <w:rPr>
          <w:rFonts w:ascii="Times New Roman" w:hAnsi="Times New Roman" w:cs="Times New Roman"/>
          <w:sz w:val="22"/>
          <w:szCs w:val="22"/>
        </w:rPr>
        <w:t xml:space="preserve"> </w:t>
      </w:r>
      <w:ins w:id="13" w:author="Katherine Alfredo" w:date="2024-11-19T11:43:00Z" w16du:dateUtc="2024-11-19T16:43:00Z">
        <w:r w:rsidR="007E5D3C">
          <w:rPr>
            <w:rFonts w:ascii="Times New Roman" w:hAnsi="Times New Roman" w:cs="Times New Roman"/>
            <w:sz w:val="22"/>
            <w:szCs w:val="22"/>
          </w:rPr>
          <w:t xml:space="preserve">Using this metric, we are </w:t>
        </w:r>
      </w:ins>
      <w:ins w:id="14" w:author="Katherine Alfredo" w:date="2024-11-19T11:47:00Z" w16du:dateUtc="2024-11-19T16:47:00Z">
        <w:r w:rsidR="00DB5E8E">
          <w:rPr>
            <w:rFonts w:ascii="Times New Roman" w:hAnsi="Times New Roman" w:cs="Times New Roman"/>
            <w:sz w:val="22"/>
            <w:szCs w:val="22"/>
          </w:rPr>
          <w:t xml:space="preserve">also </w:t>
        </w:r>
      </w:ins>
      <w:ins w:id="15" w:author="Katherine Alfredo" w:date="2024-11-19T11:43:00Z" w16du:dateUtc="2024-11-19T16:43:00Z">
        <w:r w:rsidR="007E5D3C">
          <w:rPr>
            <w:rFonts w:ascii="Times New Roman" w:hAnsi="Times New Roman" w:cs="Times New Roman"/>
            <w:sz w:val="22"/>
            <w:szCs w:val="22"/>
          </w:rPr>
          <w:t xml:space="preserve">able to </w:t>
        </w:r>
      </w:ins>
      <w:del w:id="16" w:author="Katherine Alfredo" w:date="2024-11-19T11:42:00Z" w16du:dateUtc="2024-11-19T16:42:00Z">
        <w:r w:rsidRPr="00F16BD8" w:rsidDel="00AA243A">
          <w:rPr>
            <w:rFonts w:ascii="Times New Roman" w:hAnsi="Times New Roman" w:cs="Times New Roman"/>
            <w:sz w:val="22"/>
            <w:szCs w:val="22"/>
          </w:rPr>
          <w:delText>c</w:delText>
        </w:r>
      </w:del>
      <w:ins w:id="17" w:author="Katherine Alfredo" w:date="2024-11-19T11:43:00Z" w16du:dateUtc="2024-11-19T16:43:00Z">
        <w:r w:rsidR="007E5D3C">
          <w:rPr>
            <w:rFonts w:ascii="Times New Roman" w:hAnsi="Times New Roman" w:cs="Times New Roman"/>
            <w:sz w:val="22"/>
            <w:szCs w:val="22"/>
          </w:rPr>
          <w:t>c</w:t>
        </w:r>
      </w:ins>
      <w:r w:rsidRPr="00F16BD8">
        <w:rPr>
          <w:rFonts w:ascii="Times New Roman" w:hAnsi="Times New Roman" w:cs="Times New Roman"/>
          <w:sz w:val="22"/>
          <w:szCs w:val="22"/>
        </w:rPr>
        <w:t>ompar</w:t>
      </w:r>
      <w:del w:id="18" w:author="Katherine Alfredo" w:date="2024-11-19T11:43:00Z" w16du:dateUtc="2024-11-19T16:43:00Z">
        <w:r w:rsidRPr="00F16BD8" w:rsidDel="007E5D3C">
          <w:rPr>
            <w:rFonts w:ascii="Times New Roman" w:hAnsi="Times New Roman" w:cs="Times New Roman"/>
            <w:sz w:val="22"/>
            <w:szCs w:val="22"/>
          </w:rPr>
          <w:delText>i</w:delText>
        </w:r>
      </w:del>
      <w:ins w:id="19" w:author="Katherine Alfredo" w:date="2024-11-19T11:43:00Z" w16du:dateUtc="2024-11-19T16:43:00Z">
        <w:r w:rsidR="007E5D3C">
          <w:rPr>
            <w:rFonts w:ascii="Times New Roman" w:hAnsi="Times New Roman" w:cs="Times New Roman"/>
            <w:sz w:val="22"/>
            <w:szCs w:val="22"/>
          </w:rPr>
          <w:t>e</w:t>
        </w:r>
      </w:ins>
      <w:del w:id="20" w:author="Katherine Alfredo" w:date="2024-11-19T11:43:00Z" w16du:dateUtc="2024-11-19T16:43:00Z">
        <w:r w:rsidRPr="00F16BD8" w:rsidDel="007E5D3C">
          <w:rPr>
            <w:rFonts w:ascii="Times New Roman" w:hAnsi="Times New Roman" w:cs="Times New Roman"/>
            <w:sz w:val="22"/>
            <w:szCs w:val="22"/>
          </w:rPr>
          <w:delText>ng</w:delText>
        </w:r>
      </w:del>
      <w:r w:rsidRPr="00F16BD8">
        <w:rPr>
          <w:rFonts w:ascii="Times New Roman" w:hAnsi="Times New Roman" w:cs="Times New Roman"/>
          <w:sz w:val="22"/>
          <w:szCs w:val="22"/>
        </w:rPr>
        <w:t xml:space="preserve"> the U.S. Environmental Protection Agency's (USEPA) 2024 enforceable </w:t>
      </w:r>
      <w:r w:rsidR="008F7CA5" w:rsidRPr="00F16BD8">
        <w:rPr>
          <w:rFonts w:ascii="Times New Roman" w:hAnsi="Times New Roman" w:cs="Times New Roman"/>
          <w:sz w:val="22"/>
          <w:szCs w:val="22"/>
        </w:rPr>
        <w:t>m</w:t>
      </w:r>
      <w:r w:rsidRPr="00F16BD8">
        <w:rPr>
          <w:rFonts w:ascii="Times New Roman" w:hAnsi="Times New Roman" w:cs="Times New Roman"/>
          <w:sz w:val="22"/>
          <w:szCs w:val="22"/>
        </w:rPr>
        <w:t xml:space="preserve">aximum </w:t>
      </w:r>
      <w:r w:rsidR="008F7CA5" w:rsidRPr="00F16BD8">
        <w:rPr>
          <w:rFonts w:ascii="Times New Roman" w:hAnsi="Times New Roman" w:cs="Times New Roman"/>
          <w:sz w:val="22"/>
          <w:szCs w:val="22"/>
        </w:rPr>
        <w:t>c</w:t>
      </w:r>
      <w:r w:rsidRPr="00F16BD8">
        <w:rPr>
          <w:rFonts w:ascii="Times New Roman" w:hAnsi="Times New Roman" w:cs="Times New Roman"/>
          <w:sz w:val="22"/>
          <w:szCs w:val="22"/>
        </w:rPr>
        <w:t xml:space="preserve">ontaminant </w:t>
      </w:r>
      <w:r w:rsidR="008F7CA5" w:rsidRPr="00F16BD8">
        <w:rPr>
          <w:rFonts w:ascii="Times New Roman" w:hAnsi="Times New Roman" w:cs="Times New Roman"/>
          <w:sz w:val="22"/>
          <w:szCs w:val="22"/>
        </w:rPr>
        <w:t>l</w:t>
      </w:r>
      <w:r w:rsidRPr="00F16BD8">
        <w:rPr>
          <w:rFonts w:ascii="Times New Roman" w:hAnsi="Times New Roman" w:cs="Times New Roman"/>
          <w:sz w:val="22"/>
          <w:szCs w:val="22"/>
        </w:rPr>
        <w:t xml:space="preserve">evels (MCLs) of 0.02 ng/L for PFOS and 0.004 ng/L for PFOA with thresholds from </w:t>
      </w:r>
      <w:r w:rsidR="008F7CA5" w:rsidRPr="00F16BD8">
        <w:rPr>
          <w:rFonts w:ascii="Times New Roman" w:hAnsi="Times New Roman" w:cs="Times New Roman"/>
          <w:sz w:val="22"/>
          <w:szCs w:val="22"/>
        </w:rPr>
        <w:t>governmental and state</w:t>
      </w:r>
      <w:r w:rsidRPr="00F16BD8">
        <w:rPr>
          <w:rFonts w:ascii="Times New Roman" w:hAnsi="Times New Roman" w:cs="Times New Roman"/>
          <w:sz w:val="22"/>
          <w:szCs w:val="22"/>
        </w:rPr>
        <w:t xml:space="preserve"> </w:t>
      </w:r>
      <w:r w:rsidR="008F7CA5" w:rsidRPr="00F16BD8">
        <w:rPr>
          <w:rFonts w:ascii="Times New Roman" w:hAnsi="Times New Roman" w:cs="Times New Roman"/>
          <w:sz w:val="22"/>
          <w:szCs w:val="22"/>
        </w:rPr>
        <w:t xml:space="preserve">agencies. </w:t>
      </w:r>
      <w:r w:rsidR="00EB04D1" w:rsidRPr="00F16BD8">
        <w:rPr>
          <w:rFonts w:ascii="Times New Roman" w:hAnsi="Times New Roman" w:cs="Times New Roman"/>
          <w:sz w:val="22"/>
          <w:szCs w:val="22"/>
        </w:rPr>
        <w:t xml:space="preserve">When the USEPA proposed a health advisory level of 70 ng/L in 2016, </w:t>
      </w:r>
      <w:r w:rsidRPr="00F16BD8">
        <w:rPr>
          <w:rFonts w:ascii="Times New Roman" w:hAnsi="Times New Roman" w:cs="Times New Roman"/>
          <w:sz w:val="22"/>
          <w:szCs w:val="22"/>
        </w:rPr>
        <w:t>the population considered exposed under this metric was relatively low</w:t>
      </w:r>
      <w:r w:rsidR="00F33763" w:rsidRPr="00F16BD8">
        <w:rPr>
          <w:rFonts w:ascii="Times New Roman" w:hAnsi="Times New Roman" w:cs="Times New Roman"/>
          <w:sz w:val="22"/>
          <w:szCs w:val="22"/>
        </w:rPr>
        <w:t xml:space="preserve">, </w:t>
      </w:r>
      <w:r w:rsidR="0061524D" w:rsidRPr="00F16BD8">
        <w:rPr>
          <w:rFonts w:ascii="Times New Roman" w:hAnsi="Times New Roman" w:cs="Times New Roman"/>
          <w:sz w:val="22"/>
          <w:szCs w:val="22"/>
        </w:rPr>
        <w:t>1.44%</w:t>
      </w:r>
      <w:r w:rsidR="00F33763" w:rsidRPr="00F16BD8">
        <w:rPr>
          <w:rFonts w:ascii="Times New Roman" w:hAnsi="Times New Roman" w:cs="Times New Roman"/>
          <w:sz w:val="22"/>
          <w:szCs w:val="22"/>
        </w:rPr>
        <w:t xml:space="preserve"> for PFOA </w:t>
      </w:r>
      <w:r w:rsidR="0066456B" w:rsidRPr="00F16BD8">
        <w:rPr>
          <w:rFonts w:ascii="Times New Roman" w:hAnsi="Times New Roman" w:cs="Times New Roman"/>
          <w:sz w:val="22"/>
          <w:szCs w:val="22"/>
        </w:rPr>
        <w:t>and 0.18</w:t>
      </w:r>
      <w:r w:rsidR="0061524D" w:rsidRPr="00F16BD8">
        <w:rPr>
          <w:rFonts w:ascii="Times New Roman" w:hAnsi="Times New Roman" w:cs="Times New Roman"/>
          <w:sz w:val="22"/>
          <w:szCs w:val="22"/>
        </w:rPr>
        <w:t>%</w:t>
      </w:r>
      <w:r w:rsidR="00F33763" w:rsidRPr="00F16BD8">
        <w:rPr>
          <w:rFonts w:ascii="Times New Roman" w:hAnsi="Times New Roman" w:cs="Times New Roman"/>
          <w:sz w:val="22"/>
          <w:szCs w:val="22"/>
        </w:rPr>
        <w:t xml:space="preserve"> for PFOS. </w:t>
      </w:r>
      <w:r w:rsidRPr="00F16BD8">
        <w:rPr>
          <w:rFonts w:ascii="Times New Roman" w:hAnsi="Times New Roman" w:cs="Times New Roman"/>
          <w:sz w:val="22"/>
          <w:szCs w:val="22"/>
        </w:rPr>
        <w:t>However, with the updated MCL set at significantly lower values of 0.02</w:t>
      </w:r>
      <w:commentRangeStart w:id="21"/>
      <w:del w:id="22" w:author="Katherine Alfredo" w:date="2024-11-19T11:44:00Z" w16du:dateUtc="2024-11-19T16:44:00Z">
        <w:r w:rsidRPr="00F16BD8" w:rsidDel="007E5D3C">
          <w:rPr>
            <w:rFonts w:ascii="Times New Roman" w:hAnsi="Times New Roman" w:cs="Times New Roman"/>
            <w:sz w:val="22"/>
            <w:szCs w:val="22"/>
          </w:rPr>
          <w:delText xml:space="preserve"> </w:delText>
        </w:r>
      </w:del>
      <w:ins w:id="23" w:author="Katherine Alfredo" w:date="2024-11-19T11:44:00Z" w16du:dateUtc="2024-11-19T16:44:00Z">
        <w:r w:rsidR="007E5D3C">
          <w:rPr>
            <w:rFonts w:ascii="Times New Roman" w:hAnsi="Times New Roman" w:cs="Times New Roman"/>
            <w:sz w:val="22"/>
            <w:szCs w:val="22"/>
          </w:rPr>
          <w:t> </w:t>
        </w:r>
      </w:ins>
      <w:commentRangeEnd w:id="21"/>
      <w:ins w:id="24" w:author="Katherine Alfredo" w:date="2024-11-19T11:45:00Z" w16du:dateUtc="2024-11-19T16:45:00Z">
        <w:r w:rsidR="00CC01A7" w:rsidRPr="00F16BD8">
          <w:rPr>
            <w:rStyle w:val="CommentReference"/>
            <w:rFonts w:ascii="Times New Roman" w:hAnsi="Times New Roman" w:cs="Times New Roman"/>
            <w:sz w:val="22"/>
            <w:szCs w:val="22"/>
          </w:rPr>
          <w:commentReference w:id="21"/>
        </w:r>
      </w:ins>
      <w:r w:rsidRPr="00F16BD8">
        <w:rPr>
          <w:rFonts w:ascii="Times New Roman" w:hAnsi="Times New Roman" w:cs="Times New Roman"/>
          <w:sz w:val="22"/>
          <w:szCs w:val="22"/>
        </w:rPr>
        <w:t>ng/L for PFOS and 0.004 ng/L for PFOA, the number of people classified as exposed has substantially increased</w:t>
      </w:r>
      <w:r w:rsidR="00D20EDE" w:rsidRPr="00F16BD8">
        <w:rPr>
          <w:rFonts w:ascii="Times New Roman" w:hAnsi="Times New Roman" w:cs="Times New Roman"/>
          <w:sz w:val="22"/>
          <w:szCs w:val="22"/>
        </w:rPr>
        <w:t xml:space="preserve"> </w:t>
      </w:r>
      <w:r w:rsidR="00FC53D7" w:rsidRPr="00F16BD8">
        <w:rPr>
          <w:rFonts w:ascii="Times New Roman" w:hAnsi="Times New Roman" w:cs="Times New Roman"/>
          <w:sz w:val="22"/>
          <w:szCs w:val="22"/>
        </w:rPr>
        <w:t xml:space="preserve">to </w:t>
      </w:r>
      <w:r w:rsidR="0061524D" w:rsidRPr="00F16BD8">
        <w:rPr>
          <w:rFonts w:ascii="Times New Roman" w:hAnsi="Times New Roman" w:cs="Times New Roman"/>
          <w:sz w:val="22"/>
          <w:szCs w:val="22"/>
        </w:rPr>
        <w:t>19.91%</w:t>
      </w:r>
      <w:r w:rsidR="00FC53D7" w:rsidRPr="00F16BD8">
        <w:rPr>
          <w:rFonts w:ascii="Times New Roman" w:hAnsi="Times New Roman" w:cs="Times New Roman"/>
          <w:sz w:val="22"/>
          <w:szCs w:val="22"/>
        </w:rPr>
        <w:t xml:space="preserve"> for PFOS and 17.49% for</w:t>
      </w:r>
      <w:r w:rsidR="0061524D" w:rsidRPr="00F16BD8">
        <w:rPr>
          <w:rFonts w:ascii="Times New Roman" w:hAnsi="Times New Roman" w:cs="Times New Roman"/>
          <w:sz w:val="22"/>
          <w:szCs w:val="22"/>
        </w:rPr>
        <w:t xml:space="preserve"> PFOA</w:t>
      </w:r>
      <w:r w:rsidR="00FC53D7" w:rsidRPr="00F16BD8">
        <w:rPr>
          <w:rFonts w:ascii="Times New Roman" w:hAnsi="Times New Roman" w:cs="Times New Roman"/>
          <w:sz w:val="22"/>
          <w:szCs w:val="22"/>
        </w:rPr>
        <w:t>.</w:t>
      </w:r>
      <w:r w:rsidRPr="00F16BD8">
        <w:rPr>
          <w:rFonts w:ascii="Times New Roman" w:hAnsi="Times New Roman" w:cs="Times New Roman"/>
          <w:sz w:val="22"/>
          <w:szCs w:val="22"/>
        </w:rPr>
        <w:t xml:space="preserve"> </w:t>
      </w:r>
      <w:r w:rsidR="00EF1BD1" w:rsidRPr="00F16BD8">
        <w:rPr>
          <w:rFonts w:ascii="Times New Roman" w:hAnsi="Times New Roman" w:cs="Times New Roman"/>
          <w:sz w:val="22"/>
          <w:szCs w:val="22"/>
        </w:rPr>
        <w:t xml:space="preserve">States with high PFAS occurrences, commonly found in groundwater systems regardless of system size, such as Connecticut, Hawaii, Illinois, New York, and California, have standards aligned with the USEPA’s stringent thresholds, leading to higher reported exposures. In contrast, states using higher threshold limits report fewer </w:t>
      </w:r>
      <w:r w:rsidR="001D795A" w:rsidRPr="00F16BD8">
        <w:rPr>
          <w:rFonts w:ascii="Times New Roman" w:hAnsi="Times New Roman" w:cs="Times New Roman"/>
          <w:sz w:val="22"/>
          <w:szCs w:val="22"/>
        </w:rPr>
        <w:t>exposures. California’s</w:t>
      </w:r>
      <w:r w:rsidR="007C1C56" w:rsidRPr="00F16BD8">
        <w:rPr>
          <w:rFonts w:ascii="Times New Roman" w:hAnsi="Times New Roman" w:cs="Times New Roman"/>
          <w:sz w:val="22"/>
          <w:szCs w:val="22"/>
        </w:rPr>
        <w:t xml:space="preserve"> RHI dropped significantly from 2019 to 2024, despite maintaining the same threshold and </w:t>
      </w:r>
      <w:r w:rsidR="00922A29" w:rsidRPr="00F16BD8">
        <w:rPr>
          <w:rFonts w:ascii="Times New Roman" w:hAnsi="Times New Roman" w:cs="Times New Roman"/>
          <w:sz w:val="22"/>
          <w:szCs w:val="22"/>
        </w:rPr>
        <w:t>percentage</w:t>
      </w:r>
      <w:r w:rsidR="007C1C56" w:rsidRPr="00F16BD8">
        <w:rPr>
          <w:rFonts w:ascii="Times New Roman" w:hAnsi="Times New Roman" w:cs="Times New Roman"/>
          <w:sz w:val="22"/>
          <w:szCs w:val="22"/>
        </w:rPr>
        <w:t xml:space="preserve"> population exposed. This reduction is attributed to a change in the cancer slope factor, which shifted from 143 for PFOA and 45.5 for PFOS in 2019 to an assumed value of 0.07 for both, aligning with the current EPA standards.</w:t>
      </w:r>
      <w:del w:id="25" w:author="Katherine Alfredo" w:date="2024-11-19T11:48:00Z" w16du:dateUtc="2024-11-19T16:48:00Z">
        <w:r w:rsidR="007C1C56" w:rsidRPr="00F16BD8" w:rsidDel="007B652C">
          <w:rPr>
            <w:rFonts w:ascii="Times New Roman" w:hAnsi="Times New Roman" w:cs="Times New Roman"/>
            <w:sz w:val="22"/>
            <w:szCs w:val="22"/>
          </w:rPr>
          <w:delText xml:space="preserve"> </w:delText>
        </w:r>
        <w:r w:rsidR="00832773" w:rsidRPr="00F67A7D" w:rsidDel="007B652C">
          <w:rPr>
            <w:rFonts w:ascii="Times New Roman" w:hAnsi="Times New Roman" w:cs="Times New Roman"/>
            <w:sz w:val="22"/>
            <w:szCs w:val="22"/>
            <w:highlight w:val="yellow"/>
            <w:rPrChange w:id="26" w:author="Katherine Alfredo" w:date="2024-11-19T11:46:00Z" w16du:dateUtc="2024-11-19T16:46:00Z">
              <w:rPr>
                <w:rFonts w:ascii="Times New Roman" w:hAnsi="Times New Roman" w:cs="Times New Roman"/>
                <w:sz w:val="22"/>
                <w:szCs w:val="22"/>
              </w:rPr>
            </w:rPrChange>
          </w:rPr>
          <w:delText xml:space="preserve">[HOLD: </w:delText>
        </w:r>
        <w:r w:rsidR="00EF1BD1" w:rsidRPr="00F67A7D" w:rsidDel="007B652C">
          <w:rPr>
            <w:rFonts w:ascii="Times New Roman" w:hAnsi="Times New Roman" w:cs="Times New Roman"/>
            <w:sz w:val="22"/>
            <w:szCs w:val="22"/>
            <w:highlight w:val="yellow"/>
            <w:rPrChange w:id="27" w:author="Katherine Alfredo" w:date="2024-11-19T11:46:00Z" w16du:dateUtc="2024-11-19T16:46:00Z">
              <w:rPr>
                <w:rFonts w:ascii="Times New Roman" w:hAnsi="Times New Roman" w:cs="Times New Roman"/>
                <w:sz w:val="22"/>
                <w:szCs w:val="22"/>
              </w:rPr>
            </w:rPrChange>
          </w:rPr>
          <w:delText>To justify a “meaningful opportunity” for regulation, referencing contaminants like Uranium and Arsenic may help establish a minimum threshold for identifying significant regulatory opportunities</w:delText>
        </w:r>
        <w:r w:rsidR="00135D3E" w:rsidRPr="00F67A7D" w:rsidDel="007B652C">
          <w:rPr>
            <w:rFonts w:ascii="Times New Roman" w:hAnsi="Times New Roman" w:cs="Times New Roman"/>
            <w:sz w:val="22"/>
            <w:szCs w:val="22"/>
            <w:highlight w:val="yellow"/>
            <w:rPrChange w:id="28" w:author="Katherine Alfredo" w:date="2024-11-19T11:46:00Z" w16du:dateUtc="2024-11-19T16:46:00Z">
              <w:rPr>
                <w:rFonts w:ascii="Times New Roman" w:hAnsi="Times New Roman" w:cs="Times New Roman"/>
                <w:sz w:val="22"/>
                <w:szCs w:val="22"/>
              </w:rPr>
            </w:rPrChange>
          </w:rPr>
          <w:delText>, areas,</w:delText>
        </w:r>
        <w:r w:rsidR="00EF1BD1" w:rsidRPr="00F67A7D" w:rsidDel="007B652C">
          <w:rPr>
            <w:rFonts w:ascii="Times New Roman" w:hAnsi="Times New Roman" w:cs="Times New Roman"/>
            <w:sz w:val="22"/>
            <w:szCs w:val="22"/>
            <w:highlight w:val="yellow"/>
            <w:rPrChange w:id="29" w:author="Katherine Alfredo" w:date="2024-11-19T11:46:00Z" w16du:dateUtc="2024-11-19T16:46:00Z">
              <w:rPr>
                <w:rFonts w:ascii="Times New Roman" w:hAnsi="Times New Roman" w:cs="Times New Roman"/>
                <w:sz w:val="22"/>
                <w:szCs w:val="22"/>
              </w:rPr>
            </w:rPrChange>
          </w:rPr>
          <w:delText xml:space="preserve"> in PopRHI (percent population * RHI) metrics (refer to Alfredo et al., 2021)</w:delText>
        </w:r>
        <w:r w:rsidR="00135D3E" w:rsidRPr="00F67A7D" w:rsidDel="007B652C">
          <w:rPr>
            <w:rFonts w:ascii="Times New Roman" w:hAnsi="Times New Roman" w:cs="Times New Roman"/>
            <w:sz w:val="22"/>
            <w:szCs w:val="22"/>
            <w:highlight w:val="yellow"/>
            <w:rPrChange w:id="30" w:author="Katherine Alfredo" w:date="2024-11-19T11:46:00Z" w16du:dateUtc="2024-11-19T16:46:00Z">
              <w:rPr>
                <w:rFonts w:ascii="Times New Roman" w:hAnsi="Times New Roman" w:cs="Times New Roman"/>
                <w:sz w:val="22"/>
                <w:szCs w:val="22"/>
              </w:rPr>
            </w:rPrChange>
          </w:rPr>
          <w:delText>]</w:delText>
        </w:r>
      </w:del>
      <w:r w:rsidR="00EF1BD1" w:rsidRPr="00F16BD8">
        <w:rPr>
          <w:rFonts w:ascii="Times New Roman" w:hAnsi="Times New Roman" w:cs="Times New Roman"/>
          <w:sz w:val="22"/>
          <w:szCs w:val="22"/>
        </w:rPr>
        <w:t>.</w:t>
      </w:r>
      <w:r w:rsidR="00086ACF" w:rsidRPr="00F16BD8">
        <w:rPr>
          <w:rFonts w:ascii="Times New Roman" w:hAnsi="Times New Roman" w:cs="Times New Roman"/>
          <w:sz w:val="22"/>
          <w:szCs w:val="22"/>
        </w:rPr>
        <w:t xml:space="preserve"> </w:t>
      </w:r>
      <w:r w:rsidR="008A26D4" w:rsidRPr="00F16BD8">
        <w:rPr>
          <w:rFonts w:ascii="Times New Roman" w:hAnsi="Times New Roman" w:cs="Times New Roman"/>
          <w:sz w:val="22"/>
          <w:szCs w:val="22"/>
        </w:rPr>
        <w:t xml:space="preserve">One </w:t>
      </w:r>
      <w:r w:rsidR="00EB04D1" w:rsidRPr="00F16BD8">
        <w:rPr>
          <w:rFonts w:ascii="Times New Roman" w:hAnsi="Times New Roman" w:cs="Times New Roman"/>
          <w:sz w:val="22"/>
          <w:szCs w:val="22"/>
        </w:rPr>
        <w:t>key challenge is that current detection methods often exceed these lower MCLs, making it difficult to confirm compliance</w:t>
      </w:r>
      <w:r w:rsidR="00FF61E6" w:rsidRPr="00F16BD8">
        <w:rPr>
          <w:rFonts w:ascii="Times New Roman" w:hAnsi="Times New Roman" w:cs="Times New Roman"/>
          <w:sz w:val="22"/>
          <w:szCs w:val="22"/>
        </w:rPr>
        <w:t xml:space="preserve"> </w:t>
      </w:r>
      <w:r w:rsidR="00D066D7" w:rsidRPr="00F16BD8">
        <w:rPr>
          <w:rFonts w:ascii="Times New Roman" w:hAnsi="Times New Roman" w:cs="Times New Roman"/>
          <w:sz w:val="22"/>
          <w:szCs w:val="22"/>
        </w:rPr>
        <w:t xml:space="preserve">as concentrations below current detection limits may still exceed </w:t>
      </w:r>
      <w:r w:rsidR="0059518F" w:rsidRPr="00F16BD8">
        <w:rPr>
          <w:rFonts w:ascii="Times New Roman" w:hAnsi="Times New Roman" w:cs="Times New Roman"/>
          <w:sz w:val="22"/>
          <w:szCs w:val="22"/>
        </w:rPr>
        <w:t>MCL</w:t>
      </w:r>
      <w:r w:rsidR="00D066D7" w:rsidRPr="00F16BD8">
        <w:rPr>
          <w:rFonts w:ascii="Times New Roman" w:hAnsi="Times New Roman" w:cs="Times New Roman"/>
          <w:sz w:val="22"/>
          <w:szCs w:val="22"/>
        </w:rPr>
        <w:t xml:space="preserve">. </w:t>
      </w:r>
      <w:r w:rsidRPr="00F16BD8">
        <w:rPr>
          <w:rFonts w:ascii="Times New Roman" w:hAnsi="Times New Roman" w:cs="Times New Roman"/>
          <w:sz w:val="22"/>
          <w:szCs w:val="22"/>
        </w:rPr>
        <w:t xml:space="preserve">Findings </w:t>
      </w:r>
      <w:r w:rsidR="00EB04D1" w:rsidRPr="00F16BD8">
        <w:rPr>
          <w:rFonts w:ascii="Times New Roman" w:hAnsi="Times New Roman" w:cs="Times New Roman"/>
          <w:sz w:val="22"/>
          <w:szCs w:val="22"/>
        </w:rPr>
        <w:t xml:space="preserve">from this risk assessment </w:t>
      </w:r>
      <w:r w:rsidRPr="00F16BD8">
        <w:rPr>
          <w:rFonts w:ascii="Times New Roman" w:hAnsi="Times New Roman" w:cs="Times New Roman"/>
          <w:sz w:val="22"/>
          <w:szCs w:val="22"/>
        </w:rPr>
        <w:t xml:space="preserve">underscore the trade-off between public health protection and regulatory burden, highlighting the need for improved detection technologies and </w:t>
      </w:r>
      <w:r w:rsidR="00EB04D1" w:rsidRPr="00F16BD8">
        <w:rPr>
          <w:rFonts w:ascii="Times New Roman" w:hAnsi="Times New Roman" w:cs="Times New Roman"/>
          <w:sz w:val="22"/>
          <w:szCs w:val="22"/>
        </w:rPr>
        <w:t>balanced policy approaches to ensure public safety.</w:t>
      </w:r>
      <w:r w:rsidR="000B04CE" w:rsidRPr="00F16BD8">
        <w:rPr>
          <w:rFonts w:ascii="Times New Roman" w:hAnsi="Times New Roman" w:cs="Times New Roman"/>
          <w:sz w:val="22"/>
          <w:szCs w:val="22"/>
        </w:rPr>
        <w:t xml:space="preserve"> </w:t>
      </w:r>
    </w:p>
    <w:p w14:paraId="497DC38B" w14:textId="77777777" w:rsidR="00517EE3" w:rsidRPr="00F16BD8" w:rsidRDefault="00517EE3" w:rsidP="00517EE3">
      <w:pPr>
        <w:rPr>
          <w:rFonts w:ascii="Times New Roman" w:hAnsi="Times New Roman" w:cs="Times New Roman"/>
          <w:sz w:val="22"/>
          <w:szCs w:val="22"/>
        </w:rPr>
      </w:pPr>
    </w:p>
    <w:p w14:paraId="1B8C2D4C" w14:textId="1FBAEBD2" w:rsidR="00A96A24" w:rsidRPr="00F16BD8" w:rsidRDefault="00810634" w:rsidP="008E5F30">
      <w:pPr>
        <w:rPr>
          <w:rFonts w:ascii="Times New Roman" w:hAnsi="Times New Roman" w:cs="Times New Roman"/>
          <w:sz w:val="22"/>
          <w:szCs w:val="22"/>
        </w:rPr>
      </w:pPr>
      <w:r w:rsidRPr="00F16BD8">
        <w:rPr>
          <w:rFonts w:ascii="Times New Roman" w:hAnsi="Times New Roman" w:cs="Times New Roman"/>
          <w:b/>
          <w:bCs/>
          <w:sz w:val="22"/>
          <w:szCs w:val="22"/>
        </w:rPr>
        <w:t xml:space="preserve">Keyword: </w:t>
      </w:r>
      <w:r w:rsidR="00EA3043" w:rsidRPr="00F16BD8">
        <w:rPr>
          <w:rFonts w:ascii="Times New Roman" w:hAnsi="Times New Roman" w:cs="Times New Roman"/>
          <w:sz w:val="22"/>
          <w:szCs w:val="22"/>
        </w:rPr>
        <w:t>Health Risk,</w:t>
      </w:r>
      <w:r w:rsidR="00EA3043" w:rsidRPr="00F16BD8">
        <w:rPr>
          <w:rFonts w:ascii="Times New Roman" w:hAnsi="Times New Roman" w:cs="Times New Roman"/>
          <w:b/>
          <w:bCs/>
          <w:sz w:val="22"/>
          <w:szCs w:val="22"/>
        </w:rPr>
        <w:t xml:space="preserve"> </w:t>
      </w:r>
      <w:r w:rsidRPr="00F16BD8">
        <w:rPr>
          <w:rFonts w:ascii="Times New Roman" w:hAnsi="Times New Roman" w:cs="Times New Roman"/>
          <w:sz w:val="22"/>
          <w:szCs w:val="22"/>
        </w:rPr>
        <w:t>MCL, PFOA, PFOS, RHI metric, Risk A</w:t>
      </w:r>
      <w:r w:rsidR="00EA3043" w:rsidRPr="00F16BD8">
        <w:rPr>
          <w:rFonts w:ascii="Times New Roman" w:hAnsi="Times New Roman" w:cs="Times New Roman"/>
          <w:sz w:val="22"/>
          <w:szCs w:val="22"/>
        </w:rPr>
        <w:t>ssessment</w:t>
      </w:r>
    </w:p>
    <w:p w14:paraId="6D2DFE62" w14:textId="77777777" w:rsidR="00D75550" w:rsidRDefault="00D75550" w:rsidP="008E5F30">
      <w:pPr>
        <w:rPr>
          <w:rFonts w:ascii="Times New Roman" w:hAnsi="Times New Roman" w:cs="Times New Roman"/>
          <w:sz w:val="22"/>
          <w:szCs w:val="22"/>
        </w:rPr>
      </w:pPr>
      <w:bookmarkStart w:id="31" w:name="_Hlk182844103"/>
    </w:p>
    <w:p w14:paraId="1ED7246A" w14:textId="396C108B" w:rsidR="00C24DB7" w:rsidRPr="001E5DE6" w:rsidRDefault="00D75550" w:rsidP="008E5F30">
      <w:pPr>
        <w:rPr>
          <w:rFonts w:ascii="Times New Roman" w:hAnsi="Times New Roman" w:cs="Times New Roman"/>
        </w:rPr>
      </w:pPr>
      <w:r w:rsidRPr="001E5DE6">
        <w:rPr>
          <w:rFonts w:ascii="Times New Roman" w:hAnsi="Times New Roman" w:cs="Times New Roman"/>
        </w:rPr>
        <w:t>Method 1: Exclude NAs</w:t>
      </w:r>
      <w:r w:rsidR="00C24DB7" w:rsidRPr="001E5DE6">
        <w:rPr>
          <w:rFonts w:ascii="Times New Roman" w:hAnsi="Times New Roman" w:cs="Times New Roman"/>
        </w:rPr>
        <w:t xml:space="preserve"> – Raw data</w:t>
      </w:r>
      <w:r w:rsidR="00B80672" w:rsidRPr="001E5DE6">
        <w:rPr>
          <w:rFonts w:ascii="Times New Roman" w:hAnsi="Times New Roman" w:cs="Times New Roman"/>
        </w:rPr>
        <w:t xml:space="preserve"> for PFOS/PFOA</w:t>
      </w:r>
      <w:r w:rsidR="005961FF" w:rsidRPr="001E5DE6">
        <w:rPr>
          <w:rFonts w:ascii="Times New Roman" w:hAnsi="Times New Roman" w:cs="Times New Roman"/>
        </w:rPr>
        <w:t>: 143629 obs. = 5712 report + 143629 NAs. Data skewed right, mean = 0.0194 ug/L.</w:t>
      </w:r>
    </w:p>
    <w:p w14:paraId="6E7AADA0" w14:textId="007421F2" w:rsidR="00C24DB7" w:rsidRPr="001E5DE6" w:rsidRDefault="00C24DB7" w:rsidP="008E5F30">
      <w:pPr>
        <w:rPr>
          <w:rFonts w:ascii="Times New Roman" w:hAnsi="Times New Roman" w:cs="Times New Roman"/>
        </w:rPr>
      </w:pPr>
      <w:r w:rsidRPr="001E5DE6">
        <w:rPr>
          <w:rFonts w:ascii="Times New Roman" w:hAnsi="Times New Roman" w:cs="Times New Roman"/>
          <w:noProof/>
        </w:rPr>
        <w:drawing>
          <wp:inline distT="0" distB="0" distL="0" distR="0" wp14:anchorId="0246FFEF" wp14:editId="4AED4B9C">
            <wp:extent cx="5943600" cy="1524000"/>
            <wp:effectExtent l="0" t="0" r="0" b="0"/>
            <wp:docPr id="8146774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7400" name="Picture 1" descr="A screen shot of a computer&#10;&#10;Description automatically generated"/>
                    <pic:cNvPicPr/>
                  </pic:nvPicPr>
                  <pic:blipFill>
                    <a:blip r:embed="rId11"/>
                    <a:stretch>
                      <a:fillRect/>
                    </a:stretch>
                  </pic:blipFill>
                  <pic:spPr>
                    <a:xfrm>
                      <a:off x="0" y="0"/>
                      <a:ext cx="5943600" cy="1524000"/>
                    </a:xfrm>
                    <a:prstGeom prst="rect">
                      <a:avLst/>
                    </a:prstGeom>
                  </pic:spPr>
                </pic:pic>
              </a:graphicData>
            </a:graphic>
          </wp:inline>
        </w:drawing>
      </w:r>
    </w:p>
    <w:p w14:paraId="3D4F5528" w14:textId="1E137A08" w:rsidR="00D75550" w:rsidRDefault="00D75550" w:rsidP="008E5F30">
      <w:pPr>
        <w:rPr>
          <w:rFonts w:ascii="Times New Roman" w:hAnsi="Times New Roman" w:cs="Times New Roman"/>
        </w:rPr>
      </w:pPr>
    </w:p>
    <w:p w14:paraId="59A74A5E" w14:textId="77777777" w:rsidR="00D75550" w:rsidRPr="00DC6F87" w:rsidRDefault="00D75550" w:rsidP="008E5F30">
      <w:pPr>
        <w:rPr>
          <w:rFonts w:ascii="Times New Roman" w:hAnsi="Times New Roman" w:cs="Times New Roman"/>
        </w:rPr>
      </w:pPr>
    </w:p>
    <w:p w14:paraId="3826D8BA" w14:textId="467CBE5F" w:rsidR="00112F50" w:rsidRPr="00DC6F87" w:rsidRDefault="00112F50" w:rsidP="00BA58EA">
      <w:pPr>
        <w:pStyle w:val="Caption"/>
        <w:keepNext/>
        <w:jc w:val="center"/>
        <w:rPr>
          <w:rFonts w:ascii="Times New Roman" w:hAnsi="Times New Roman" w:cs="Times New Roman"/>
          <w:i w:val="0"/>
          <w:iCs w:val="0"/>
          <w:color w:val="auto"/>
          <w:sz w:val="22"/>
          <w:szCs w:val="22"/>
        </w:rPr>
      </w:pPr>
      <w:r w:rsidRPr="00DC6F87">
        <w:rPr>
          <w:rFonts w:ascii="Times New Roman" w:hAnsi="Times New Roman" w:cs="Times New Roman"/>
          <w:i w:val="0"/>
          <w:iCs w:val="0"/>
          <w:color w:val="auto"/>
          <w:sz w:val="22"/>
          <w:szCs w:val="22"/>
        </w:rPr>
        <w:t xml:space="preserve">Table </w:t>
      </w:r>
      <w:r w:rsidRPr="00DC6F87">
        <w:rPr>
          <w:rFonts w:ascii="Times New Roman" w:hAnsi="Times New Roman" w:cs="Times New Roman"/>
          <w:i w:val="0"/>
          <w:iCs w:val="0"/>
          <w:color w:val="auto"/>
          <w:sz w:val="22"/>
          <w:szCs w:val="22"/>
        </w:rPr>
        <w:fldChar w:fldCharType="begin"/>
      </w:r>
      <w:r w:rsidRPr="00DC6F87">
        <w:rPr>
          <w:rFonts w:ascii="Times New Roman" w:hAnsi="Times New Roman" w:cs="Times New Roman"/>
          <w:i w:val="0"/>
          <w:iCs w:val="0"/>
          <w:color w:val="auto"/>
          <w:sz w:val="22"/>
          <w:szCs w:val="22"/>
        </w:rPr>
        <w:instrText xml:space="preserve"> SEQ Table \* ARABIC </w:instrText>
      </w:r>
      <w:r w:rsidRPr="00DC6F87">
        <w:rPr>
          <w:rFonts w:ascii="Times New Roman" w:hAnsi="Times New Roman" w:cs="Times New Roman"/>
          <w:i w:val="0"/>
          <w:iCs w:val="0"/>
          <w:color w:val="auto"/>
          <w:sz w:val="22"/>
          <w:szCs w:val="22"/>
        </w:rPr>
        <w:fldChar w:fldCharType="separate"/>
      </w:r>
      <w:r w:rsidRPr="00DC6F87">
        <w:rPr>
          <w:rFonts w:ascii="Times New Roman" w:hAnsi="Times New Roman" w:cs="Times New Roman"/>
          <w:i w:val="0"/>
          <w:iCs w:val="0"/>
          <w:noProof/>
          <w:color w:val="auto"/>
          <w:sz w:val="22"/>
          <w:szCs w:val="22"/>
        </w:rPr>
        <w:t>1</w:t>
      </w:r>
      <w:r w:rsidRPr="00DC6F87">
        <w:rPr>
          <w:rFonts w:ascii="Times New Roman" w:hAnsi="Times New Roman" w:cs="Times New Roman"/>
          <w:i w:val="0"/>
          <w:iCs w:val="0"/>
          <w:color w:val="auto"/>
          <w:sz w:val="22"/>
          <w:szCs w:val="22"/>
        </w:rPr>
        <w:fldChar w:fldCharType="end"/>
      </w:r>
      <w:r w:rsidRPr="00DC6F87">
        <w:rPr>
          <w:rFonts w:ascii="Times New Roman" w:hAnsi="Times New Roman" w:cs="Times New Roman"/>
          <w:i w:val="0"/>
          <w:iCs w:val="0"/>
          <w:color w:val="auto"/>
          <w:sz w:val="22"/>
          <w:szCs w:val="22"/>
        </w:rPr>
        <w:t xml:space="preserve">. </w:t>
      </w:r>
      <w:r w:rsidR="00BA58EA" w:rsidRPr="00DC6F87">
        <w:rPr>
          <w:rFonts w:ascii="Times New Roman" w:hAnsi="Times New Roman" w:cs="Times New Roman"/>
          <w:i w:val="0"/>
          <w:iCs w:val="0"/>
          <w:color w:val="auto"/>
          <w:sz w:val="22"/>
          <w:szCs w:val="22"/>
        </w:rPr>
        <w:t xml:space="preserve">Current (2024) </w:t>
      </w:r>
      <w:r w:rsidRPr="00DC6F87">
        <w:rPr>
          <w:rFonts w:ascii="Times New Roman" w:hAnsi="Times New Roman" w:cs="Times New Roman"/>
          <w:i w:val="0"/>
          <w:iCs w:val="0"/>
          <w:color w:val="auto"/>
          <w:sz w:val="22"/>
          <w:szCs w:val="22"/>
        </w:rPr>
        <w:t>USEPA approved methods to detect PFOS and PFOA used in UCMR3</w:t>
      </w:r>
      <w:r w:rsidR="00DC6F87">
        <w:rPr>
          <w:rFonts w:ascii="Times New Roman" w:hAnsi="Times New Roman" w:cs="Times New Roman"/>
          <w:i w:val="0"/>
          <w:iCs w:val="0"/>
          <w:color w:val="auto"/>
          <w:sz w:val="22"/>
          <w:szCs w:val="22"/>
        </w:rPr>
        <w:t>/</w:t>
      </w:r>
      <w:r w:rsidR="00BA58EA" w:rsidRPr="00DC6F87">
        <w:rPr>
          <w:rFonts w:ascii="Times New Roman" w:hAnsi="Times New Roman" w:cs="Times New Roman"/>
          <w:i w:val="0"/>
          <w:iCs w:val="0"/>
          <w:color w:val="auto"/>
          <w:sz w:val="22"/>
          <w:szCs w:val="22"/>
        </w:rPr>
        <w:t>UCMR4.</w:t>
      </w:r>
    </w:p>
    <w:tbl>
      <w:tblPr>
        <w:tblW w:w="7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730"/>
        <w:gridCol w:w="1206"/>
        <w:gridCol w:w="730"/>
        <w:gridCol w:w="1272"/>
        <w:gridCol w:w="1041"/>
        <w:gridCol w:w="1378"/>
      </w:tblGrid>
      <w:tr w:rsidR="00112F50" w:rsidRPr="00DC6F87" w14:paraId="3DB8F404" w14:textId="77777777" w:rsidTr="00EF6E38">
        <w:trPr>
          <w:trHeight w:val="422"/>
          <w:jc w:val="center"/>
        </w:trPr>
        <w:tc>
          <w:tcPr>
            <w:tcW w:w="0" w:type="auto"/>
            <w:noWrap/>
            <w:vAlign w:val="bottom"/>
            <w:hideMark/>
          </w:tcPr>
          <w:p w14:paraId="5423CACB"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MethodID</w:t>
            </w:r>
          </w:p>
        </w:tc>
        <w:tc>
          <w:tcPr>
            <w:tcW w:w="0" w:type="auto"/>
            <w:noWrap/>
            <w:vAlign w:val="bottom"/>
            <w:hideMark/>
          </w:tcPr>
          <w:p w14:paraId="7C27A748"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MRL</w:t>
            </w:r>
          </w:p>
        </w:tc>
        <w:tc>
          <w:tcPr>
            <w:tcW w:w="0" w:type="auto"/>
            <w:noWrap/>
            <w:vAlign w:val="bottom"/>
            <w:hideMark/>
          </w:tcPr>
          <w:p w14:paraId="184977AF"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Units</w:t>
            </w:r>
          </w:p>
        </w:tc>
        <w:tc>
          <w:tcPr>
            <w:tcW w:w="0" w:type="auto"/>
            <w:noWrap/>
            <w:vAlign w:val="bottom"/>
            <w:hideMark/>
          </w:tcPr>
          <w:p w14:paraId="5581383C"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MRL</w:t>
            </w:r>
          </w:p>
        </w:tc>
        <w:tc>
          <w:tcPr>
            <w:tcW w:w="0" w:type="auto"/>
            <w:noWrap/>
            <w:vAlign w:val="bottom"/>
            <w:hideMark/>
          </w:tcPr>
          <w:p w14:paraId="59573075"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Units</w:t>
            </w:r>
          </w:p>
        </w:tc>
        <w:tc>
          <w:tcPr>
            <w:tcW w:w="0" w:type="auto"/>
            <w:noWrap/>
            <w:vAlign w:val="bottom"/>
            <w:hideMark/>
          </w:tcPr>
          <w:p w14:paraId="00EAF078"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MRL</w:t>
            </w:r>
          </w:p>
        </w:tc>
        <w:tc>
          <w:tcPr>
            <w:tcW w:w="0" w:type="auto"/>
            <w:noWrap/>
            <w:vAlign w:val="bottom"/>
            <w:hideMark/>
          </w:tcPr>
          <w:p w14:paraId="5017D7A7" w14:textId="77777777" w:rsidR="00112F50" w:rsidRPr="00112F50" w:rsidRDefault="00112F50" w:rsidP="00BA58EA">
            <w:pPr>
              <w:jc w:val="center"/>
              <w:rPr>
                <w:rFonts w:ascii="Times New Roman" w:eastAsia="Times New Roman" w:hAnsi="Times New Roman" w:cs="Times New Roman"/>
                <w:b/>
                <w:bCs/>
                <w:color w:val="000000"/>
                <w:sz w:val="22"/>
                <w:szCs w:val="22"/>
              </w:rPr>
            </w:pPr>
            <w:r w:rsidRPr="00112F50">
              <w:rPr>
                <w:rFonts w:ascii="Times New Roman" w:eastAsia="Times New Roman" w:hAnsi="Times New Roman" w:cs="Times New Roman"/>
                <w:b/>
                <w:bCs/>
                <w:color w:val="000000"/>
                <w:sz w:val="22"/>
                <w:szCs w:val="22"/>
              </w:rPr>
              <w:t>Units</w:t>
            </w:r>
          </w:p>
        </w:tc>
      </w:tr>
      <w:tr w:rsidR="00BA58EA" w:rsidRPr="00DC6F87" w14:paraId="714A93D0" w14:textId="77777777" w:rsidTr="00EF6E38">
        <w:trPr>
          <w:trHeight w:val="422"/>
          <w:jc w:val="center"/>
        </w:trPr>
        <w:tc>
          <w:tcPr>
            <w:tcW w:w="0" w:type="auto"/>
            <w:noWrap/>
            <w:vAlign w:val="bottom"/>
            <w:hideMark/>
          </w:tcPr>
          <w:p w14:paraId="7B76144B"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EPA 533</w:t>
            </w:r>
          </w:p>
        </w:tc>
        <w:tc>
          <w:tcPr>
            <w:tcW w:w="0" w:type="auto"/>
            <w:noWrap/>
            <w:vAlign w:val="bottom"/>
            <w:hideMark/>
          </w:tcPr>
          <w:p w14:paraId="7BF56F16"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4</w:t>
            </w:r>
          </w:p>
        </w:tc>
        <w:tc>
          <w:tcPr>
            <w:tcW w:w="0" w:type="auto"/>
            <w:noWrap/>
            <w:vAlign w:val="bottom"/>
            <w:hideMark/>
          </w:tcPr>
          <w:p w14:paraId="11B3AA49"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ng/L or ppt</w:t>
            </w:r>
          </w:p>
        </w:tc>
        <w:tc>
          <w:tcPr>
            <w:tcW w:w="0" w:type="auto"/>
            <w:noWrap/>
            <w:vAlign w:val="bottom"/>
            <w:hideMark/>
          </w:tcPr>
          <w:p w14:paraId="34987FC6"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0.004</w:t>
            </w:r>
          </w:p>
        </w:tc>
        <w:tc>
          <w:tcPr>
            <w:tcW w:w="0" w:type="auto"/>
            <w:noWrap/>
            <w:vAlign w:val="bottom"/>
            <w:hideMark/>
          </w:tcPr>
          <w:p w14:paraId="596A8CD2"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µg/L or ppb</w:t>
            </w:r>
          </w:p>
        </w:tc>
        <w:tc>
          <w:tcPr>
            <w:tcW w:w="0" w:type="auto"/>
            <w:noWrap/>
            <w:vAlign w:val="bottom"/>
            <w:hideMark/>
          </w:tcPr>
          <w:p w14:paraId="67A92F7A"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0.000004</w:t>
            </w:r>
          </w:p>
        </w:tc>
        <w:tc>
          <w:tcPr>
            <w:tcW w:w="0" w:type="auto"/>
            <w:noWrap/>
            <w:vAlign w:val="bottom"/>
            <w:hideMark/>
          </w:tcPr>
          <w:p w14:paraId="608F3755"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mg/L or ppm</w:t>
            </w:r>
          </w:p>
        </w:tc>
      </w:tr>
      <w:tr w:rsidR="00BA58EA" w:rsidRPr="00DC6F87" w14:paraId="2A2E4BCB" w14:textId="77777777" w:rsidTr="00EF6E38">
        <w:trPr>
          <w:trHeight w:val="422"/>
          <w:jc w:val="center"/>
        </w:trPr>
        <w:tc>
          <w:tcPr>
            <w:tcW w:w="0" w:type="auto"/>
            <w:noWrap/>
            <w:vAlign w:val="bottom"/>
            <w:hideMark/>
          </w:tcPr>
          <w:p w14:paraId="55158DE5"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EPA 537</w:t>
            </w:r>
          </w:p>
        </w:tc>
        <w:tc>
          <w:tcPr>
            <w:tcW w:w="0" w:type="auto"/>
            <w:noWrap/>
            <w:vAlign w:val="bottom"/>
            <w:hideMark/>
          </w:tcPr>
          <w:p w14:paraId="36F1636F"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20</w:t>
            </w:r>
          </w:p>
        </w:tc>
        <w:tc>
          <w:tcPr>
            <w:tcW w:w="0" w:type="auto"/>
            <w:noWrap/>
            <w:vAlign w:val="bottom"/>
            <w:hideMark/>
          </w:tcPr>
          <w:p w14:paraId="6580599C"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ng/L or ppt</w:t>
            </w:r>
          </w:p>
        </w:tc>
        <w:tc>
          <w:tcPr>
            <w:tcW w:w="0" w:type="auto"/>
            <w:noWrap/>
            <w:vAlign w:val="bottom"/>
            <w:hideMark/>
          </w:tcPr>
          <w:p w14:paraId="07FAB009"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0.02</w:t>
            </w:r>
          </w:p>
        </w:tc>
        <w:tc>
          <w:tcPr>
            <w:tcW w:w="0" w:type="auto"/>
            <w:noWrap/>
            <w:vAlign w:val="bottom"/>
            <w:hideMark/>
          </w:tcPr>
          <w:p w14:paraId="373FEE23"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µg/L or ppb</w:t>
            </w:r>
          </w:p>
        </w:tc>
        <w:tc>
          <w:tcPr>
            <w:tcW w:w="0" w:type="auto"/>
            <w:noWrap/>
            <w:vAlign w:val="bottom"/>
            <w:hideMark/>
          </w:tcPr>
          <w:p w14:paraId="2A9F7647"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0.00002</w:t>
            </w:r>
          </w:p>
        </w:tc>
        <w:tc>
          <w:tcPr>
            <w:tcW w:w="0" w:type="auto"/>
            <w:noWrap/>
            <w:vAlign w:val="bottom"/>
            <w:hideMark/>
          </w:tcPr>
          <w:p w14:paraId="42895929"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mg/L or ppm</w:t>
            </w:r>
          </w:p>
        </w:tc>
      </w:tr>
      <w:tr w:rsidR="00BA58EA" w:rsidRPr="00DC6F87" w14:paraId="55B8E716" w14:textId="77777777" w:rsidTr="00EF6E38">
        <w:trPr>
          <w:trHeight w:val="422"/>
          <w:jc w:val="center"/>
        </w:trPr>
        <w:tc>
          <w:tcPr>
            <w:tcW w:w="0" w:type="auto"/>
            <w:noWrap/>
            <w:vAlign w:val="bottom"/>
            <w:hideMark/>
          </w:tcPr>
          <w:p w14:paraId="4D1E72AD"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lastRenderedPageBreak/>
              <w:t>EPA 537</w:t>
            </w:r>
          </w:p>
        </w:tc>
        <w:tc>
          <w:tcPr>
            <w:tcW w:w="0" w:type="auto"/>
            <w:noWrap/>
            <w:vAlign w:val="bottom"/>
            <w:hideMark/>
          </w:tcPr>
          <w:p w14:paraId="24223F13"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40</w:t>
            </w:r>
          </w:p>
        </w:tc>
        <w:tc>
          <w:tcPr>
            <w:tcW w:w="0" w:type="auto"/>
            <w:noWrap/>
            <w:vAlign w:val="bottom"/>
            <w:hideMark/>
          </w:tcPr>
          <w:p w14:paraId="50DA88C7"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ng/L or ppt</w:t>
            </w:r>
          </w:p>
        </w:tc>
        <w:tc>
          <w:tcPr>
            <w:tcW w:w="0" w:type="auto"/>
            <w:noWrap/>
            <w:vAlign w:val="bottom"/>
            <w:hideMark/>
          </w:tcPr>
          <w:p w14:paraId="6ABE2211"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0.04</w:t>
            </w:r>
          </w:p>
        </w:tc>
        <w:tc>
          <w:tcPr>
            <w:tcW w:w="0" w:type="auto"/>
            <w:noWrap/>
            <w:vAlign w:val="bottom"/>
            <w:hideMark/>
          </w:tcPr>
          <w:p w14:paraId="1B2DD5F9"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µg/L or ppb</w:t>
            </w:r>
          </w:p>
        </w:tc>
        <w:tc>
          <w:tcPr>
            <w:tcW w:w="0" w:type="auto"/>
            <w:noWrap/>
            <w:vAlign w:val="bottom"/>
            <w:hideMark/>
          </w:tcPr>
          <w:p w14:paraId="4876653B"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0.00004</w:t>
            </w:r>
          </w:p>
        </w:tc>
        <w:tc>
          <w:tcPr>
            <w:tcW w:w="0" w:type="auto"/>
            <w:noWrap/>
            <w:vAlign w:val="bottom"/>
            <w:hideMark/>
          </w:tcPr>
          <w:p w14:paraId="011675FC" w14:textId="77777777" w:rsidR="00112F50" w:rsidRPr="00112F50" w:rsidRDefault="00112F50" w:rsidP="00BA58EA">
            <w:pPr>
              <w:jc w:val="center"/>
              <w:rPr>
                <w:rFonts w:ascii="Times New Roman" w:eastAsia="Times New Roman" w:hAnsi="Times New Roman" w:cs="Times New Roman"/>
                <w:color w:val="000000"/>
                <w:sz w:val="22"/>
                <w:szCs w:val="22"/>
              </w:rPr>
            </w:pPr>
            <w:r w:rsidRPr="00112F50">
              <w:rPr>
                <w:rFonts w:ascii="Times New Roman" w:eastAsia="Times New Roman" w:hAnsi="Times New Roman" w:cs="Times New Roman"/>
                <w:color w:val="000000"/>
                <w:sz w:val="22"/>
                <w:szCs w:val="22"/>
              </w:rPr>
              <w:t>mg/L or ppm</w:t>
            </w:r>
          </w:p>
        </w:tc>
      </w:tr>
    </w:tbl>
    <w:p w14:paraId="2D39198D" w14:textId="77777777" w:rsidR="006B4AF2" w:rsidRDefault="006B4AF2" w:rsidP="008E5F30">
      <w:pPr>
        <w:rPr>
          <w:rFonts w:ascii="Times New Roman" w:hAnsi="Times New Roman" w:cs="Times New Roman"/>
        </w:rPr>
      </w:pPr>
    </w:p>
    <w:p w14:paraId="7E86640A" w14:textId="34427E00" w:rsidR="003F1C26" w:rsidRDefault="003343F4" w:rsidP="008E5F30">
      <w:pPr>
        <w:rPr>
          <w:rFonts w:ascii="Times New Roman" w:hAnsi="Times New Roman" w:cs="Times New Roman"/>
        </w:rPr>
      </w:pPr>
      <w:r w:rsidRPr="00DC6F87">
        <w:rPr>
          <w:rFonts w:ascii="Times New Roman" w:eastAsia="Times New Roman" w:hAnsi="Times New Roman" w:cs="Times New Roman"/>
          <w:noProof/>
        </w:rPr>
        <mc:AlternateContent>
          <mc:Choice Requires="wps">
            <w:drawing>
              <wp:anchor distT="0" distB="0" distL="114300" distR="114300" simplePos="0" relativeHeight="251657216" behindDoc="0" locked="0" layoutInCell="1" allowOverlap="1" wp14:anchorId="7880370D" wp14:editId="13D333B4">
                <wp:simplePos x="0" y="0"/>
                <wp:positionH relativeFrom="margin">
                  <wp:posOffset>-120316</wp:posOffset>
                </wp:positionH>
                <wp:positionV relativeFrom="paragraph">
                  <wp:posOffset>178435</wp:posOffset>
                </wp:positionV>
                <wp:extent cx="368300" cy="279400"/>
                <wp:effectExtent l="0" t="0" r="0" b="6350"/>
                <wp:wrapNone/>
                <wp:docPr id="153705083" name="Text Box 13"/>
                <wp:cNvGraphicFramePr/>
                <a:graphic xmlns:a="http://schemas.openxmlformats.org/drawingml/2006/main">
                  <a:graphicData uri="http://schemas.microsoft.com/office/word/2010/wordprocessingShape">
                    <wps:wsp>
                      <wps:cNvSpPr txBox="1"/>
                      <wps:spPr>
                        <a:xfrm>
                          <a:off x="0" y="0"/>
                          <a:ext cx="368300" cy="279400"/>
                        </a:xfrm>
                        <a:prstGeom prst="rect">
                          <a:avLst/>
                        </a:prstGeom>
                        <a:noFill/>
                        <a:ln w="6350">
                          <a:noFill/>
                        </a:ln>
                      </wps:spPr>
                      <wps:txbx>
                        <w:txbxContent>
                          <w:p w14:paraId="767A0749" w14:textId="00B6BE3B" w:rsidR="00772F93" w:rsidRDefault="00772F9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80370D" id="_x0000_t202" coordsize="21600,21600" o:spt="202" path="m,l,21600r21600,l21600,xe">
                <v:stroke joinstyle="miter"/>
                <v:path gradientshapeok="t" o:connecttype="rect"/>
              </v:shapetype>
              <v:shape id="Text Box 13" o:spid="_x0000_s1026" type="#_x0000_t202" style="position:absolute;margin-left:-9.45pt;margin-top:14.05pt;width:29pt;height:2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" filled="f" stroked="f" strokeweight=".5pt">
                <v:textbox>
                  <w:txbxContent>
                    <w:p w14:paraId="767A0749" w14:textId="00B6BE3B" w:rsidR="00772F93" w:rsidRDefault="00772F93">
                      <w:r>
                        <w:t>(a)</w:t>
                      </w:r>
                    </w:p>
                  </w:txbxContent>
                </v:textbox>
                <w10:wrap anchorx="margin"/>
              </v:shape>
            </w:pict>
          </mc:Fallback>
        </mc:AlternateContent>
      </w:r>
    </w:p>
    <w:p w14:paraId="4A364A90" w14:textId="3C5D7EA3" w:rsidR="003343F4" w:rsidRPr="003343F4" w:rsidRDefault="00772F93" w:rsidP="003343F4">
      <w:pPr>
        <w:keepNext/>
        <w:rPr>
          <w:rFonts w:eastAsia="Times New Roman"/>
        </w:rPr>
      </w:pPr>
      <w:r w:rsidRPr="00DC6F87">
        <w:rPr>
          <w:rFonts w:ascii="Times New Roman" w:eastAsia="Times New Roman" w:hAnsi="Times New Roman" w:cs="Times New Roman"/>
          <w:noProof/>
        </w:rPr>
        <mc:AlternateContent>
          <mc:Choice Requires="wps">
            <w:drawing>
              <wp:anchor distT="0" distB="0" distL="114300" distR="114300" simplePos="0" relativeHeight="251664384" behindDoc="0" locked="0" layoutInCell="1" allowOverlap="1" wp14:anchorId="04F5EA5A" wp14:editId="2729E270">
                <wp:simplePos x="0" y="0"/>
                <wp:positionH relativeFrom="margin">
                  <wp:posOffset>2984666</wp:posOffset>
                </wp:positionH>
                <wp:positionV relativeFrom="paragraph">
                  <wp:posOffset>23495</wp:posOffset>
                </wp:positionV>
                <wp:extent cx="368300" cy="279400"/>
                <wp:effectExtent l="0" t="0" r="0" b="6350"/>
                <wp:wrapNone/>
                <wp:docPr id="1406595732" name="Text Box 13"/>
                <wp:cNvGraphicFramePr/>
                <a:graphic xmlns:a="http://schemas.openxmlformats.org/drawingml/2006/main">
                  <a:graphicData uri="http://schemas.microsoft.com/office/word/2010/wordprocessingShape">
                    <wps:wsp>
                      <wps:cNvSpPr txBox="1"/>
                      <wps:spPr>
                        <a:xfrm>
                          <a:off x="0" y="0"/>
                          <a:ext cx="368300" cy="279400"/>
                        </a:xfrm>
                        <a:prstGeom prst="rect">
                          <a:avLst/>
                        </a:prstGeom>
                        <a:noFill/>
                        <a:ln w="6350">
                          <a:noFill/>
                        </a:ln>
                      </wps:spPr>
                      <wps:txbx>
                        <w:txbxContent>
                          <w:p w14:paraId="24DEBF21" w14:textId="74A1A7D2" w:rsidR="00772F93" w:rsidRDefault="00772F93" w:rsidP="00772F9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5EA5A" id="_x0000_s1027" type="#_x0000_t202" style="position:absolute;margin-left:235pt;margin-top:1.85pt;width:29pt;height:2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" filled="f" stroked="f" strokeweight=".5pt">
                <v:textbox>
                  <w:txbxContent>
                    <w:p w14:paraId="24DEBF21" w14:textId="74A1A7D2" w:rsidR="00772F93" w:rsidRDefault="00772F93" w:rsidP="00772F93">
                      <w:r>
                        <w:t>(b)</w:t>
                      </w:r>
                    </w:p>
                  </w:txbxContent>
                </v:textbox>
                <w10:wrap anchorx="margin"/>
              </v:shape>
            </w:pict>
          </mc:Fallback>
        </mc:AlternateContent>
      </w:r>
      <w:r w:rsidR="00BC055D" w:rsidRPr="00DC6F87">
        <w:rPr>
          <w:rFonts w:ascii="Times New Roman" w:eastAsia="Times New Roman" w:hAnsi="Times New Roman" w:cs="Times New Roman"/>
        </w:rPr>
        <w:t xml:space="preserve"> </w:t>
      </w:r>
      <w:r w:rsidR="00440455" w:rsidRPr="00440455">
        <w:rPr>
          <w:rFonts w:eastAsia="Times New Roman"/>
          <w:noProof/>
        </w:rPr>
        <w:drawing>
          <wp:inline distT="0" distB="0" distL="0" distR="0" wp14:anchorId="09CA6D6B" wp14:editId="197B2781">
            <wp:extent cx="6092982" cy="3311432"/>
            <wp:effectExtent l="0" t="0" r="3175" b="3810"/>
            <wp:docPr id="156225682" name="Picture 10" descr="A graph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5682" name="Picture 10" descr="A graph of a number of individual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1114" cy="3315852"/>
                    </a:xfrm>
                    <a:prstGeom prst="rect">
                      <a:avLst/>
                    </a:prstGeom>
                    <a:noFill/>
                    <a:ln>
                      <a:noFill/>
                    </a:ln>
                  </pic:spPr>
                </pic:pic>
              </a:graphicData>
            </a:graphic>
          </wp:inline>
        </w:drawing>
      </w:r>
    </w:p>
    <w:p w14:paraId="0A943E6C" w14:textId="1FD74FB4" w:rsidR="00BC055D" w:rsidRPr="00DC6F87" w:rsidRDefault="00BC055D" w:rsidP="00BC055D">
      <w:pPr>
        <w:keepNext/>
        <w:rPr>
          <w:rFonts w:ascii="Times New Roman" w:hAnsi="Times New Roman" w:cs="Times New Roman"/>
        </w:rPr>
      </w:pPr>
    </w:p>
    <w:p w14:paraId="33E76081" w14:textId="17485F9C" w:rsidR="00C53525" w:rsidRPr="00A14668" w:rsidRDefault="00BC055D" w:rsidP="003F439C">
      <w:pPr>
        <w:pStyle w:val="Caption"/>
        <w:rPr>
          <w:rFonts w:ascii="Times New Roman" w:hAnsi="Times New Roman" w:cs="Times New Roman"/>
          <w:i w:val="0"/>
          <w:iCs w:val="0"/>
          <w:color w:val="auto"/>
          <w:sz w:val="22"/>
          <w:szCs w:val="22"/>
        </w:rPr>
      </w:pPr>
      <w:r w:rsidRPr="00A14668">
        <w:rPr>
          <w:rFonts w:ascii="Times New Roman" w:hAnsi="Times New Roman" w:cs="Times New Roman"/>
          <w:i w:val="0"/>
          <w:iCs w:val="0"/>
          <w:color w:val="auto"/>
          <w:sz w:val="22"/>
          <w:szCs w:val="22"/>
        </w:rPr>
        <w:t xml:space="preserve">Figure </w:t>
      </w:r>
      <w:r w:rsidRPr="00A14668">
        <w:rPr>
          <w:rFonts w:ascii="Times New Roman" w:hAnsi="Times New Roman" w:cs="Times New Roman"/>
          <w:i w:val="0"/>
          <w:iCs w:val="0"/>
          <w:color w:val="auto"/>
          <w:sz w:val="22"/>
          <w:szCs w:val="22"/>
        </w:rPr>
        <w:fldChar w:fldCharType="begin"/>
      </w:r>
      <w:r w:rsidRPr="00A14668">
        <w:rPr>
          <w:rFonts w:ascii="Times New Roman" w:hAnsi="Times New Roman" w:cs="Times New Roman"/>
          <w:i w:val="0"/>
          <w:iCs w:val="0"/>
          <w:color w:val="auto"/>
          <w:sz w:val="22"/>
          <w:szCs w:val="22"/>
        </w:rPr>
        <w:instrText xml:space="preserve"> SEQ Figure \* ARABIC </w:instrText>
      </w:r>
      <w:r w:rsidRPr="00A14668">
        <w:rPr>
          <w:rFonts w:ascii="Times New Roman" w:hAnsi="Times New Roman" w:cs="Times New Roman"/>
          <w:i w:val="0"/>
          <w:iCs w:val="0"/>
          <w:color w:val="auto"/>
          <w:sz w:val="22"/>
          <w:szCs w:val="22"/>
        </w:rPr>
        <w:fldChar w:fldCharType="separate"/>
      </w:r>
      <w:r w:rsidR="00D34864" w:rsidRPr="00A14668">
        <w:rPr>
          <w:rFonts w:ascii="Times New Roman" w:hAnsi="Times New Roman" w:cs="Times New Roman"/>
          <w:i w:val="0"/>
          <w:iCs w:val="0"/>
          <w:noProof/>
          <w:color w:val="auto"/>
          <w:sz w:val="22"/>
          <w:szCs w:val="22"/>
        </w:rPr>
        <w:t>1</w:t>
      </w:r>
      <w:r w:rsidRPr="00A14668">
        <w:rPr>
          <w:rFonts w:ascii="Times New Roman" w:hAnsi="Times New Roman" w:cs="Times New Roman"/>
          <w:i w:val="0"/>
          <w:iCs w:val="0"/>
          <w:color w:val="auto"/>
          <w:sz w:val="22"/>
          <w:szCs w:val="22"/>
        </w:rPr>
        <w:fldChar w:fldCharType="end"/>
      </w:r>
      <w:r w:rsidRPr="00A14668">
        <w:rPr>
          <w:rFonts w:ascii="Times New Roman" w:hAnsi="Times New Roman" w:cs="Times New Roman"/>
          <w:i w:val="0"/>
          <w:iCs w:val="0"/>
          <w:color w:val="auto"/>
          <w:sz w:val="22"/>
          <w:szCs w:val="22"/>
        </w:rPr>
        <w:t>.Proposed and established regulatory thresholds for (a) PFOA and (b) PFOS by governmental and state agencies. In 2016 USEPA proposed 70 ng/L as health advisory levels for PFOS and PFOA. In 2024, USEPA published the final enforceable MCL, 0.02 ng/L for PFOS and 0.004 ng/L for PFOA.</w:t>
      </w:r>
    </w:p>
    <w:p w14:paraId="016494D1" w14:textId="27DFA091" w:rsidR="009D2808" w:rsidRDefault="00440455" w:rsidP="009D2808">
      <w:pPr>
        <w:keepNext/>
      </w:pPr>
      <w:r w:rsidRPr="00440455">
        <w:rPr>
          <w:noProof/>
        </w:rPr>
        <w:lastRenderedPageBreak/>
        <w:drawing>
          <wp:inline distT="0" distB="0" distL="0" distR="0" wp14:anchorId="42987F8B" wp14:editId="75578E6A">
            <wp:extent cx="5943600" cy="3141980"/>
            <wp:effectExtent l="0" t="0" r="0" b="1270"/>
            <wp:docPr id="1908063615" name="Picture 8" descr="A graph of a number of people with numbers an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3615" name="Picture 8" descr="A graph of a number of people with numbers and point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p>
    <w:p w14:paraId="277F10EF" w14:textId="144DDA02" w:rsidR="00C53525" w:rsidRDefault="009D2808" w:rsidP="009D2808">
      <w:pPr>
        <w:pStyle w:val="Caption"/>
        <w:jc w:val="center"/>
        <w:rPr>
          <w:rFonts w:ascii="Times New Roman" w:hAnsi="Times New Roman" w:cs="Times New Roman"/>
          <w:i w:val="0"/>
          <w:iCs w:val="0"/>
          <w:color w:val="auto"/>
          <w:sz w:val="22"/>
          <w:szCs w:val="22"/>
        </w:rPr>
      </w:pPr>
      <w:r w:rsidRPr="009D2808">
        <w:rPr>
          <w:rFonts w:ascii="Times New Roman" w:hAnsi="Times New Roman" w:cs="Times New Roman"/>
          <w:i w:val="0"/>
          <w:iCs w:val="0"/>
          <w:color w:val="auto"/>
          <w:sz w:val="22"/>
          <w:szCs w:val="22"/>
        </w:rPr>
        <w:t xml:space="preserve">Figure </w:t>
      </w:r>
      <w:r w:rsidRPr="009D2808">
        <w:rPr>
          <w:rFonts w:ascii="Times New Roman" w:hAnsi="Times New Roman" w:cs="Times New Roman"/>
          <w:i w:val="0"/>
          <w:iCs w:val="0"/>
          <w:color w:val="auto"/>
          <w:sz w:val="22"/>
          <w:szCs w:val="22"/>
        </w:rPr>
        <w:fldChar w:fldCharType="begin"/>
      </w:r>
      <w:r w:rsidRPr="009D2808">
        <w:rPr>
          <w:rFonts w:ascii="Times New Roman" w:hAnsi="Times New Roman" w:cs="Times New Roman"/>
          <w:i w:val="0"/>
          <w:iCs w:val="0"/>
          <w:color w:val="auto"/>
          <w:sz w:val="22"/>
          <w:szCs w:val="22"/>
        </w:rPr>
        <w:instrText xml:space="preserve"> SEQ Figure \* ARABIC </w:instrText>
      </w:r>
      <w:r w:rsidRPr="009D2808">
        <w:rPr>
          <w:rFonts w:ascii="Times New Roman" w:hAnsi="Times New Roman" w:cs="Times New Roman"/>
          <w:i w:val="0"/>
          <w:iCs w:val="0"/>
          <w:color w:val="auto"/>
          <w:sz w:val="22"/>
          <w:szCs w:val="22"/>
        </w:rPr>
        <w:fldChar w:fldCharType="separate"/>
      </w:r>
      <w:r w:rsidR="00D34864">
        <w:rPr>
          <w:rFonts w:ascii="Times New Roman" w:hAnsi="Times New Roman" w:cs="Times New Roman"/>
          <w:i w:val="0"/>
          <w:iCs w:val="0"/>
          <w:noProof/>
          <w:color w:val="auto"/>
          <w:sz w:val="22"/>
          <w:szCs w:val="22"/>
        </w:rPr>
        <w:t>2</w:t>
      </w:r>
      <w:r w:rsidRPr="009D2808">
        <w:rPr>
          <w:rFonts w:ascii="Times New Roman" w:hAnsi="Times New Roman" w:cs="Times New Roman"/>
          <w:i w:val="0"/>
          <w:iCs w:val="0"/>
          <w:color w:val="auto"/>
          <w:sz w:val="22"/>
          <w:szCs w:val="22"/>
        </w:rPr>
        <w:fldChar w:fldCharType="end"/>
      </w:r>
      <w:r w:rsidRPr="009D2808">
        <w:rPr>
          <w:rFonts w:ascii="Times New Roman" w:hAnsi="Times New Roman" w:cs="Times New Roman"/>
          <w:i w:val="0"/>
          <w:iCs w:val="0"/>
          <w:color w:val="auto"/>
          <w:sz w:val="22"/>
          <w:szCs w:val="22"/>
        </w:rPr>
        <w:t>. Total RHI and percent population exposed to threshold concentrations proposed</w:t>
      </w:r>
      <w:r>
        <w:rPr>
          <w:rFonts w:ascii="Times New Roman" w:hAnsi="Times New Roman" w:cs="Times New Roman"/>
          <w:i w:val="0"/>
          <w:iCs w:val="0"/>
          <w:color w:val="auto"/>
          <w:sz w:val="22"/>
          <w:szCs w:val="22"/>
        </w:rPr>
        <w:t xml:space="preserve"> (</w:t>
      </w:r>
      <w:r w:rsidR="00551536">
        <w:rPr>
          <w:rFonts w:ascii="Times New Roman" w:hAnsi="Times New Roman" w:cs="Times New Roman"/>
          <w:i w:val="0"/>
          <w:iCs w:val="0"/>
          <w:color w:val="auto"/>
          <w:sz w:val="22"/>
          <w:szCs w:val="22"/>
        </w:rPr>
        <w:t>excluding</w:t>
      </w:r>
      <w:r>
        <w:rPr>
          <w:rFonts w:ascii="Times New Roman" w:hAnsi="Times New Roman" w:cs="Times New Roman"/>
          <w:i w:val="0"/>
          <w:iCs w:val="0"/>
          <w:color w:val="auto"/>
          <w:sz w:val="22"/>
          <w:szCs w:val="22"/>
        </w:rPr>
        <w:t xml:space="preserve"> NAs)</w:t>
      </w:r>
      <w:r w:rsidRPr="009D2808">
        <w:rPr>
          <w:rFonts w:ascii="Times New Roman" w:hAnsi="Times New Roman" w:cs="Times New Roman"/>
          <w:i w:val="0"/>
          <w:iCs w:val="0"/>
          <w:color w:val="auto"/>
          <w:sz w:val="22"/>
          <w:szCs w:val="22"/>
        </w:rPr>
        <w:t>.</w:t>
      </w:r>
    </w:p>
    <w:p w14:paraId="5B975496" w14:textId="77777777" w:rsidR="00A14668" w:rsidRPr="00A14668" w:rsidRDefault="00A14668" w:rsidP="00A14668"/>
    <w:p w14:paraId="2DB1BC1A" w14:textId="4A9F7266" w:rsidR="005B42C3" w:rsidRPr="002A233C" w:rsidRDefault="00D20EDE" w:rsidP="00D20EDE">
      <w:pPr>
        <w:keepNext/>
        <w:jc w:val="center"/>
      </w:pPr>
      <w:r w:rsidRPr="00D20EDE">
        <w:rPr>
          <w:noProof/>
        </w:rPr>
        <w:drawing>
          <wp:inline distT="0" distB="0" distL="0" distR="0" wp14:anchorId="3F9BC3BD" wp14:editId="5BEDBE03">
            <wp:extent cx="5943600" cy="2855595"/>
            <wp:effectExtent l="0" t="0" r="0" b="1905"/>
            <wp:docPr id="1345237413" name="Picture 14"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7413" name="Picture 14" descr="A screenshot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55595"/>
                    </a:xfrm>
                    <a:prstGeom prst="rect">
                      <a:avLst/>
                    </a:prstGeom>
                    <a:noFill/>
                    <a:ln>
                      <a:noFill/>
                    </a:ln>
                  </pic:spPr>
                </pic:pic>
              </a:graphicData>
            </a:graphic>
          </wp:inline>
        </w:drawing>
      </w:r>
    </w:p>
    <w:p w14:paraId="168A0DE9" w14:textId="77777777" w:rsidR="005B42C3" w:rsidRDefault="005B42C3" w:rsidP="005B42C3">
      <w:pPr>
        <w:keepNext/>
        <w:jc w:val="center"/>
      </w:pPr>
    </w:p>
    <w:p w14:paraId="49445CAA" w14:textId="0A050A93" w:rsidR="005B42C3" w:rsidRPr="004838D2" w:rsidRDefault="005B42C3" w:rsidP="005B42C3">
      <w:pPr>
        <w:pStyle w:val="Caption"/>
        <w:jc w:val="center"/>
        <w:rPr>
          <w:rFonts w:ascii="Times New Roman" w:hAnsi="Times New Roman" w:cs="Times New Roman"/>
          <w:i w:val="0"/>
          <w:iCs w:val="0"/>
          <w:color w:val="auto"/>
          <w:sz w:val="22"/>
          <w:szCs w:val="22"/>
        </w:rPr>
      </w:pPr>
      <w:r w:rsidRPr="00DD07B1">
        <w:rPr>
          <w:rFonts w:ascii="Times New Roman" w:hAnsi="Times New Roman" w:cs="Times New Roman"/>
          <w:i w:val="0"/>
          <w:iCs w:val="0"/>
          <w:color w:val="auto"/>
          <w:sz w:val="22"/>
          <w:szCs w:val="22"/>
        </w:rPr>
        <w:t xml:space="preserve">Figure </w:t>
      </w:r>
      <w:r w:rsidRPr="00DD07B1">
        <w:rPr>
          <w:rFonts w:ascii="Times New Roman" w:hAnsi="Times New Roman" w:cs="Times New Roman"/>
          <w:i w:val="0"/>
          <w:iCs w:val="0"/>
          <w:color w:val="auto"/>
          <w:sz w:val="22"/>
          <w:szCs w:val="22"/>
        </w:rPr>
        <w:fldChar w:fldCharType="begin"/>
      </w:r>
      <w:r w:rsidRPr="00DD07B1">
        <w:rPr>
          <w:rFonts w:ascii="Times New Roman" w:hAnsi="Times New Roman" w:cs="Times New Roman"/>
          <w:i w:val="0"/>
          <w:iCs w:val="0"/>
          <w:color w:val="auto"/>
          <w:sz w:val="22"/>
          <w:szCs w:val="22"/>
        </w:rPr>
        <w:instrText xml:space="preserve"> SEQ Figure \* ARABIC </w:instrText>
      </w:r>
      <w:r w:rsidRPr="00DD07B1">
        <w:rPr>
          <w:rFonts w:ascii="Times New Roman" w:hAnsi="Times New Roman" w:cs="Times New Roman"/>
          <w:i w:val="0"/>
          <w:iCs w:val="0"/>
          <w:color w:val="auto"/>
          <w:sz w:val="22"/>
          <w:szCs w:val="22"/>
        </w:rPr>
        <w:fldChar w:fldCharType="separate"/>
      </w:r>
      <w:r w:rsidR="00D34864">
        <w:rPr>
          <w:rFonts w:ascii="Times New Roman" w:hAnsi="Times New Roman" w:cs="Times New Roman"/>
          <w:i w:val="0"/>
          <w:iCs w:val="0"/>
          <w:noProof/>
          <w:color w:val="auto"/>
          <w:sz w:val="22"/>
          <w:szCs w:val="22"/>
        </w:rPr>
        <w:t>3</w:t>
      </w:r>
      <w:r w:rsidRPr="00DD07B1">
        <w:rPr>
          <w:rFonts w:ascii="Times New Roman" w:hAnsi="Times New Roman" w:cs="Times New Roman"/>
          <w:i w:val="0"/>
          <w:iCs w:val="0"/>
          <w:color w:val="auto"/>
          <w:sz w:val="22"/>
          <w:szCs w:val="22"/>
        </w:rPr>
        <w:fldChar w:fldCharType="end"/>
      </w:r>
      <w:r w:rsidRPr="00DD07B1">
        <w:rPr>
          <w:rFonts w:ascii="Times New Roman" w:hAnsi="Times New Roman" w:cs="Times New Roman"/>
          <w:i w:val="0"/>
          <w:iCs w:val="0"/>
          <w:color w:val="auto"/>
          <w:sz w:val="22"/>
          <w:szCs w:val="22"/>
        </w:rPr>
        <w:t>. Population RHI for each regulatory determination</w:t>
      </w:r>
      <w:r w:rsidR="009D2808">
        <w:rPr>
          <w:rFonts w:ascii="Times New Roman" w:hAnsi="Times New Roman" w:cs="Times New Roman"/>
          <w:i w:val="0"/>
          <w:iCs w:val="0"/>
          <w:color w:val="auto"/>
          <w:sz w:val="22"/>
          <w:szCs w:val="22"/>
        </w:rPr>
        <w:t xml:space="preserve"> (</w:t>
      </w:r>
      <w:r w:rsidR="00551536">
        <w:rPr>
          <w:rFonts w:ascii="Times New Roman" w:hAnsi="Times New Roman" w:cs="Times New Roman"/>
          <w:i w:val="0"/>
          <w:iCs w:val="0"/>
          <w:color w:val="auto"/>
          <w:sz w:val="22"/>
          <w:szCs w:val="22"/>
        </w:rPr>
        <w:t>excluding</w:t>
      </w:r>
      <w:r w:rsidR="009D2808">
        <w:rPr>
          <w:rFonts w:ascii="Times New Roman" w:hAnsi="Times New Roman" w:cs="Times New Roman"/>
          <w:i w:val="0"/>
          <w:iCs w:val="0"/>
          <w:color w:val="auto"/>
          <w:sz w:val="22"/>
          <w:szCs w:val="22"/>
        </w:rPr>
        <w:t xml:space="preserve"> NAs)</w:t>
      </w:r>
      <w:r w:rsidRPr="00DD07B1">
        <w:rPr>
          <w:rFonts w:ascii="Times New Roman" w:hAnsi="Times New Roman" w:cs="Times New Roman"/>
          <w:i w:val="0"/>
          <w:iCs w:val="0"/>
          <w:color w:val="auto"/>
          <w:sz w:val="22"/>
          <w:szCs w:val="22"/>
        </w:rPr>
        <w:t>.</w:t>
      </w:r>
    </w:p>
    <w:p w14:paraId="50B96BFA" w14:textId="0C9AE78D" w:rsidR="00C53525" w:rsidRDefault="00C53525" w:rsidP="00C53525">
      <w:pPr>
        <w:rPr>
          <w:rFonts w:ascii="Times New Roman" w:hAnsi="Times New Roman" w:cs="Times New Roman"/>
        </w:rPr>
      </w:pPr>
    </w:p>
    <w:p w14:paraId="1F6869D3" w14:textId="77777777" w:rsidR="00D34864" w:rsidRDefault="00F1637E" w:rsidP="00D34864">
      <w:pPr>
        <w:keepNext/>
        <w:jc w:val="center"/>
      </w:pPr>
      <w:r w:rsidRPr="00F1637E">
        <w:rPr>
          <w:rFonts w:ascii="Times New Roman" w:hAnsi="Times New Roman" w:cs="Times New Roman"/>
          <w:noProof/>
        </w:rPr>
        <w:lastRenderedPageBreak/>
        <w:drawing>
          <wp:inline distT="0" distB="0" distL="0" distR="0" wp14:anchorId="6C3F76E8" wp14:editId="43A35A9C">
            <wp:extent cx="5943600" cy="4551680"/>
            <wp:effectExtent l="0" t="0" r="0" b="1270"/>
            <wp:docPr id="188542370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3703" name="Picture 1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51680"/>
                    </a:xfrm>
                    <a:prstGeom prst="rect">
                      <a:avLst/>
                    </a:prstGeom>
                    <a:noFill/>
                    <a:ln>
                      <a:noFill/>
                    </a:ln>
                  </pic:spPr>
                </pic:pic>
              </a:graphicData>
            </a:graphic>
          </wp:inline>
        </w:drawing>
      </w:r>
    </w:p>
    <w:p w14:paraId="59C18CFA" w14:textId="44ACC7D6" w:rsidR="00F1637E" w:rsidRPr="00F1637E" w:rsidRDefault="00D34864" w:rsidP="00D34864">
      <w:pPr>
        <w:pStyle w:val="Caption"/>
        <w:jc w:val="center"/>
        <w:rPr>
          <w:rFonts w:ascii="Times New Roman" w:hAnsi="Times New Roman" w:cs="Times New Roman"/>
          <w:i w:val="0"/>
          <w:iCs w:val="0"/>
          <w:color w:val="auto"/>
          <w:sz w:val="22"/>
          <w:szCs w:val="22"/>
        </w:rPr>
      </w:pPr>
      <w:r w:rsidRPr="00B55090">
        <w:rPr>
          <w:rFonts w:ascii="Times New Roman" w:hAnsi="Times New Roman" w:cs="Times New Roman"/>
          <w:i w:val="0"/>
          <w:iCs w:val="0"/>
          <w:color w:val="auto"/>
          <w:sz w:val="22"/>
          <w:szCs w:val="22"/>
        </w:rPr>
        <w:t xml:space="preserve">Figure </w:t>
      </w:r>
      <w:r w:rsidRPr="00B55090">
        <w:rPr>
          <w:rFonts w:ascii="Times New Roman" w:hAnsi="Times New Roman" w:cs="Times New Roman"/>
          <w:i w:val="0"/>
          <w:iCs w:val="0"/>
          <w:color w:val="auto"/>
          <w:sz w:val="22"/>
          <w:szCs w:val="22"/>
        </w:rPr>
        <w:fldChar w:fldCharType="begin"/>
      </w:r>
      <w:r w:rsidRPr="00B55090">
        <w:rPr>
          <w:rFonts w:ascii="Times New Roman" w:hAnsi="Times New Roman" w:cs="Times New Roman"/>
          <w:i w:val="0"/>
          <w:iCs w:val="0"/>
          <w:color w:val="auto"/>
          <w:sz w:val="22"/>
          <w:szCs w:val="22"/>
        </w:rPr>
        <w:instrText xml:space="preserve"> SEQ Figure \* ARABIC </w:instrText>
      </w:r>
      <w:r w:rsidRPr="00B55090">
        <w:rPr>
          <w:rFonts w:ascii="Times New Roman" w:hAnsi="Times New Roman" w:cs="Times New Roman"/>
          <w:i w:val="0"/>
          <w:iCs w:val="0"/>
          <w:color w:val="auto"/>
          <w:sz w:val="22"/>
          <w:szCs w:val="22"/>
        </w:rPr>
        <w:fldChar w:fldCharType="separate"/>
      </w:r>
      <w:r w:rsidRPr="00B55090">
        <w:rPr>
          <w:rFonts w:ascii="Times New Roman" w:hAnsi="Times New Roman" w:cs="Times New Roman"/>
          <w:i w:val="0"/>
          <w:iCs w:val="0"/>
          <w:noProof/>
          <w:color w:val="auto"/>
          <w:sz w:val="22"/>
          <w:szCs w:val="22"/>
        </w:rPr>
        <w:t>4</w:t>
      </w:r>
      <w:r w:rsidRPr="00B55090">
        <w:rPr>
          <w:rFonts w:ascii="Times New Roman" w:hAnsi="Times New Roman" w:cs="Times New Roman"/>
          <w:i w:val="0"/>
          <w:iCs w:val="0"/>
          <w:color w:val="auto"/>
          <w:sz w:val="22"/>
          <w:szCs w:val="22"/>
        </w:rPr>
        <w:fldChar w:fldCharType="end"/>
      </w:r>
      <w:r w:rsidRPr="00B55090">
        <w:rPr>
          <w:rFonts w:ascii="Times New Roman" w:hAnsi="Times New Roman" w:cs="Times New Roman"/>
          <w:i w:val="0"/>
          <w:iCs w:val="0"/>
          <w:color w:val="auto"/>
          <w:sz w:val="22"/>
          <w:szCs w:val="22"/>
        </w:rPr>
        <w:t>. Population exposure by RfD Source for each PFOS and PFOA regulation</w:t>
      </w:r>
      <w:r w:rsidR="00B55090">
        <w:rPr>
          <w:rFonts w:ascii="Times New Roman" w:hAnsi="Times New Roman" w:cs="Times New Roman"/>
          <w:i w:val="0"/>
          <w:iCs w:val="0"/>
          <w:color w:val="auto"/>
          <w:sz w:val="22"/>
          <w:szCs w:val="22"/>
        </w:rPr>
        <w:t xml:space="preserve"> (</w:t>
      </w:r>
      <w:r w:rsidR="00551536">
        <w:rPr>
          <w:rFonts w:ascii="Times New Roman" w:hAnsi="Times New Roman" w:cs="Times New Roman"/>
          <w:i w:val="0"/>
          <w:iCs w:val="0"/>
          <w:color w:val="auto"/>
          <w:sz w:val="22"/>
          <w:szCs w:val="22"/>
        </w:rPr>
        <w:t>excluding</w:t>
      </w:r>
      <w:r w:rsidR="00B55090">
        <w:rPr>
          <w:rFonts w:ascii="Times New Roman" w:hAnsi="Times New Roman" w:cs="Times New Roman"/>
          <w:i w:val="0"/>
          <w:iCs w:val="0"/>
          <w:color w:val="auto"/>
          <w:sz w:val="22"/>
          <w:szCs w:val="22"/>
        </w:rPr>
        <w:t xml:space="preserve"> NA</w:t>
      </w:r>
      <w:r w:rsidR="00A14668">
        <w:rPr>
          <w:rFonts w:ascii="Times New Roman" w:hAnsi="Times New Roman" w:cs="Times New Roman"/>
          <w:i w:val="0"/>
          <w:iCs w:val="0"/>
          <w:color w:val="auto"/>
          <w:sz w:val="22"/>
          <w:szCs w:val="22"/>
        </w:rPr>
        <w:t>s</w:t>
      </w:r>
      <w:r w:rsidR="00B55090">
        <w:rPr>
          <w:rFonts w:ascii="Times New Roman" w:hAnsi="Times New Roman" w:cs="Times New Roman"/>
          <w:i w:val="0"/>
          <w:iCs w:val="0"/>
          <w:color w:val="auto"/>
          <w:sz w:val="22"/>
          <w:szCs w:val="22"/>
        </w:rPr>
        <w:t>)</w:t>
      </w:r>
      <w:r w:rsidRPr="00B55090">
        <w:rPr>
          <w:rFonts w:ascii="Times New Roman" w:hAnsi="Times New Roman" w:cs="Times New Roman"/>
          <w:i w:val="0"/>
          <w:iCs w:val="0"/>
          <w:color w:val="auto"/>
          <w:sz w:val="22"/>
          <w:szCs w:val="22"/>
        </w:rPr>
        <w:t>.</w:t>
      </w:r>
    </w:p>
    <w:p w14:paraId="747036C6" w14:textId="1355F0D8" w:rsidR="00C53525" w:rsidRDefault="00C53525" w:rsidP="005B42C3">
      <w:pPr>
        <w:jc w:val="center"/>
        <w:rPr>
          <w:rFonts w:ascii="Times New Roman" w:hAnsi="Times New Roman" w:cs="Times New Roman"/>
        </w:rPr>
      </w:pPr>
    </w:p>
    <w:p w14:paraId="360B2950" w14:textId="77777777" w:rsidR="005B42C3" w:rsidRDefault="005B42C3" w:rsidP="00C53525">
      <w:pPr>
        <w:rPr>
          <w:rFonts w:ascii="Times New Roman" w:hAnsi="Times New Roman" w:cs="Times New Roman"/>
          <w:sz w:val="26"/>
          <w:szCs w:val="26"/>
        </w:rPr>
      </w:pPr>
    </w:p>
    <w:bookmarkEnd w:id="31"/>
    <w:p w14:paraId="49581901" w14:textId="20F037E5" w:rsidR="00390289" w:rsidRPr="00DC6F87" w:rsidRDefault="00390289" w:rsidP="00531EC1">
      <w:pPr>
        <w:rPr>
          <w:rFonts w:ascii="Times New Roman" w:hAnsi="Times New Roman" w:cs="Times New Roman"/>
        </w:rPr>
      </w:pPr>
    </w:p>
    <w:sectPr w:rsidR="00390289" w:rsidRPr="00DC6F87">
      <w:head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Katherine Alfredo" w:date="2024-11-19T11:45:00Z" w:initials="KA">
    <w:p w14:paraId="712CCEB7" w14:textId="77777777" w:rsidR="00F67A7D" w:rsidRDefault="00F67A7D" w:rsidP="00F67A7D">
      <w:pPr>
        <w:pStyle w:val="CommentText"/>
      </w:pPr>
      <w:r>
        <w:rPr>
          <w:rStyle w:val="CommentReference"/>
        </w:rPr>
        <w:annotationRef/>
      </w:r>
      <w:r>
        <w:t xml:space="preserve">If you do “control+shift+space” you can insert a space that does not break across lines. What this does is it will ALWAYS ensure your units are on the same line as your concentrations.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2CCE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B4284" w16cex:dateUtc="2024-11-19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2CCEB7" w16cid:durableId="530B4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6ADD" w14:textId="77777777" w:rsidR="008A28E1" w:rsidRDefault="008A28E1" w:rsidP="0030417C">
      <w:r>
        <w:separator/>
      </w:r>
    </w:p>
  </w:endnote>
  <w:endnote w:type="continuationSeparator" w:id="0">
    <w:p w14:paraId="20D8E1CB" w14:textId="77777777" w:rsidR="008A28E1" w:rsidRDefault="008A28E1" w:rsidP="00304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F3B4" w14:textId="77777777" w:rsidR="008A28E1" w:rsidRDefault="008A28E1" w:rsidP="0030417C">
      <w:r>
        <w:separator/>
      </w:r>
    </w:p>
  </w:footnote>
  <w:footnote w:type="continuationSeparator" w:id="0">
    <w:p w14:paraId="22E7CA20" w14:textId="77777777" w:rsidR="008A28E1" w:rsidRDefault="008A28E1" w:rsidP="00304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D66F" w14:textId="77777777" w:rsidR="0030417C" w:rsidRDefault="0030417C">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erine Alfredo">
    <w15:presenceInfo w15:providerId="AD" w15:userId="S::kalfredo@usf.edu::740b5c01-78ec-49f2-a288-6ae6c1681d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6D7"/>
    <w:rsid w:val="00023D11"/>
    <w:rsid w:val="00026C23"/>
    <w:rsid w:val="000276AD"/>
    <w:rsid w:val="00027BC7"/>
    <w:rsid w:val="000311CF"/>
    <w:rsid w:val="00034FF4"/>
    <w:rsid w:val="00040F2A"/>
    <w:rsid w:val="0004333C"/>
    <w:rsid w:val="00045042"/>
    <w:rsid w:val="00071E25"/>
    <w:rsid w:val="00080183"/>
    <w:rsid w:val="0008077E"/>
    <w:rsid w:val="0008581E"/>
    <w:rsid w:val="00086ACF"/>
    <w:rsid w:val="00096AC4"/>
    <w:rsid w:val="000B04CE"/>
    <w:rsid w:val="000B7F0F"/>
    <w:rsid w:val="000C3D0D"/>
    <w:rsid w:val="000E75E5"/>
    <w:rsid w:val="00112F50"/>
    <w:rsid w:val="00126DCC"/>
    <w:rsid w:val="00130BCA"/>
    <w:rsid w:val="00135D3E"/>
    <w:rsid w:val="00135EE4"/>
    <w:rsid w:val="0014732D"/>
    <w:rsid w:val="001700EC"/>
    <w:rsid w:val="001714BD"/>
    <w:rsid w:val="001A19E1"/>
    <w:rsid w:val="001B0862"/>
    <w:rsid w:val="001B3400"/>
    <w:rsid w:val="001D795A"/>
    <w:rsid w:val="001E0EC9"/>
    <w:rsid w:val="001E5DE6"/>
    <w:rsid w:val="001F490D"/>
    <w:rsid w:val="0020170B"/>
    <w:rsid w:val="00206EA9"/>
    <w:rsid w:val="002114B8"/>
    <w:rsid w:val="00212ED3"/>
    <w:rsid w:val="00224BEF"/>
    <w:rsid w:val="00226DC6"/>
    <w:rsid w:val="0023298D"/>
    <w:rsid w:val="00233DE7"/>
    <w:rsid w:val="00251D44"/>
    <w:rsid w:val="002A233C"/>
    <w:rsid w:val="002A2487"/>
    <w:rsid w:val="002A6EC2"/>
    <w:rsid w:val="002B311B"/>
    <w:rsid w:val="002C0C2B"/>
    <w:rsid w:val="002D5F19"/>
    <w:rsid w:val="002F4ABD"/>
    <w:rsid w:val="0030102F"/>
    <w:rsid w:val="003033DF"/>
    <w:rsid w:val="0030417C"/>
    <w:rsid w:val="00313194"/>
    <w:rsid w:val="00316D42"/>
    <w:rsid w:val="003343F4"/>
    <w:rsid w:val="003348AD"/>
    <w:rsid w:val="00340CBC"/>
    <w:rsid w:val="00344F3C"/>
    <w:rsid w:val="0038272D"/>
    <w:rsid w:val="00384DE5"/>
    <w:rsid w:val="00387C53"/>
    <w:rsid w:val="00390289"/>
    <w:rsid w:val="00397CAD"/>
    <w:rsid w:val="003A161A"/>
    <w:rsid w:val="003A3CD3"/>
    <w:rsid w:val="003B568C"/>
    <w:rsid w:val="003D1E3C"/>
    <w:rsid w:val="003D5CB5"/>
    <w:rsid w:val="003D725D"/>
    <w:rsid w:val="003E006E"/>
    <w:rsid w:val="003E3BB0"/>
    <w:rsid w:val="003F1C26"/>
    <w:rsid w:val="003F439C"/>
    <w:rsid w:val="0041431D"/>
    <w:rsid w:val="00415553"/>
    <w:rsid w:val="00425D05"/>
    <w:rsid w:val="00435BFA"/>
    <w:rsid w:val="00440455"/>
    <w:rsid w:val="004838D2"/>
    <w:rsid w:val="00486B9F"/>
    <w:rsid w:val="00493C83"/>
    <w:rsid w:val="00493E82"/>
    <w:rsid w:val="0049532D"/>
    <w:rsid w:val="004A4670"/>
    <w:rsid w:val="004C16F7"/>
    <w:rsid w:val="004D34AE"/>
    <w:rsid w:val="004E468D"/>
    <w:rsid w:val="00501DB9"/>
    <w:rsid w:val="005051D6"/>
    <w:rsid w:val="005117C0"/>
    <w:rsid w:val="005136F5"/>
    <w:rsid w:val="00517EE3"/>
    <w:rsid w:val="00523A0A"/>
    <w:rsid w:val="005257BC"/>
    <w:rsid w:val="00531EC1"/>
    <w:rsid w:val="00536683"/>
    <w:rsid w:val="00537D6E"/>
    <w:rsid w:val="00542E3D"/>
    <w:rsid w:val="00545FD6"/>
    <w:rsid w:val="00551536"/>
    <w:rsid w:val="00556340"/>
    <w:rsid w:val="005676BD"/>
    <w:rsid w:val="005764C7"/>
    <w:rsid w:val="00576689"/>
    <w:rsid w:val="0059400A"/>
    <w:rsid w:val="0059518F"/>
    <w:rsid w:val="005961FF"/>
    <w:rsid w:val="005B42C3"/>
    <w:rsid w:val="005C5A41"/>
    <w:rsid w:val="005C5C65"/>
    <w:rsid w:val="005C711E"/>
    <w:rsid w:val="005D4FCB"/>
    <w:rsid w:val="005E3B6E"/>
    <w:rsid w:val="005E71B9"/>
    <w:rsid w:val="005F205F"/>
    <w:rsid w:val="005F6D40"/>
    <w:rsid w:val="006131BA"/>
    <w:rsid w:val="00615228"/>
    <w:rsid w:val="0061524D"/>
    <w:rsid w:val="00620608"/>
    <w:rsid w:val="0063338B"/>
    <w:rsid w:val="00634986"/>
    <w:rsid w:val="006442AD"/>
    <w:rsid w:val="00645C2A"/>
    <w:rsid w:val="0065179D"/>
    <w:rsid w:val="00656979"/>
    <w:rsid w:val="0066456B"/>
    <w:rsid w:val="00667D75"/>
    <w:rsid w:val="00671A29"/>
    <w:rsid w:val="00672334"/>
    <w:rsid w:val="00674BC1"/>
    <w:rsid w:val="00677351"/>
    <w:rsid w:val="0068047C"/>
    <w:rsid w:val="00686959"/>
    <w:rsid w:val="00692330"/>
    <w:rsid w:val="006978A3"/>
    <w:rsid w:val="006A08CC"/>
    <w:rsid w:val="006A6BFC"/>
    <w:rsid w:val="006B4AF2"/>
    <w:rsid w:val="006B5B3F"/>
    <w:rsid w:val="006C5E22"/>
    <w:rsid w:val="006D3943"/>
    <w:rsid w:val="006D562B"/>
    <w:rsid w:val="006D67CA"/>
    <w:rsid w:val="006F3AD4"/>
    <w:rsid w:val="006F49CA"/>
    <w:rsid w:val="00703659"/>
    <w:rsid w:val="007218C8"/>
    <w:rsid w:val="00730352"/>
    <w:rsid w:val="00730431"/>
    <w:rsid w:val="00755CA2"/>
    <w:rsid w:val="007576AD"/>
    <w:rsid w:val="00772F93"/>
    <w:rsid w:val="007971B5"/>
    <w:rsid w:val="007B2E7E"/>
    <w:rsid w:val="007B4DB4"/>
    <w:rsid w:val="007B652C"/>
    <w:rsid w:val="007C1C56"/>
    <w:rsid w:val="007D0375"/>
    <w:rsid w:val="007D3DAE"/>
    <w:rsid w:val="007D3DEF"/>
    <w:rsid w:val="007E5D3C"/>
    <w:rsid w:val="007F1A99"/>
    <w:rsid w:val="007F5BE6"/>
    <w:rsid w:val="007F7729"/>
    <w:rsid w:val="0080488B"/>
    <w:rsid w:val="00804BE1"/>
    <w:rsid w:val="00804DB3"/>
    <w:rsid w:val="00810634"/>
    <w:rsid w:val="00815609"/>
    <w:rsid w:val="00832773"/>
    <w:rsid w:val="008376C3"/>
    <w:rsid w:val="00872473"/>
    <w:rsid w:val="0087427C"/>
    <w:rsid w:val="00883154"/>
    <w:rsid w:val="0088794A"/>
    <w:rsid w:val="008A26D4"/>
    <w:rsid w:val="008A28E1"/>
    <w:rsid w:val="008A457B"/>
    <w:rsid w:val="008B12F8"/>
    <w:rsid w:val="008B1689"/>
    <w:rsid w:val="008C357C"/>
    <w:rsid w:val="008C4019"/>
    <w:rsid w:val="008E0FF5"/>
    <w:rsid w:val="008E2126"/>
    <w:rsid w:val="008E5F30"/>
    <w:rsid w:val="008E6401"/>
    <w:rsid w:val="008F06D8"/>
    <w:rsid w:val="008F5A37"/>
    <w:rsid w:val="008F7CA5"/>
    <w:rsid w:val="0091253D"/>
    <w:rsid w:val="00912FFF"/>
    <w:rsid w:val="0091386A"/>
    <w:rsid w:val="00914D6B"/>
    <w:rsid w:val="00922A29"/>
    <w:rsid w:val="0092593A"/>
    <w:rsid w:val="0093729C"/>
    <w:rsid w:val="0095208C"/>
    <w:rsid w:val="009608BE"/>
    <w:rsid w:val="009661C4"/>
    <w:rsid w:val="00971CB3"/>
    <w:rsid w:val="009737CA"/>
    <w:rsid w:val="009762D5"/>
    <w:rsid w:val="00991901"/>
    <w:rsid w:val="009A0227"/>
    <w:rsid w:val="009A0E83"/>
    <w:rsid w:val="009A1AE9"/>
    <w:rsid w:val="009A6F2E"/>
    <w:rsid w:val="009C18AA"/>
    <w:rsid w:val="009D2808"/>
    <w:rsid w:val="009D7AB3"/>
    <w:rsid w:val="009E4C03"/>
    <w:rsid w:val="009F00B1"/>
    <w:rsid w:val="009F163D"/>
    <w:rsid w:val="009F7F84"/>
    <w:rsid w:val="00A0589B"/>
    <w:rsid w:val="00A12C81"/>
    <w:rsid w:val="00A14668"/>
    <w:rsid w:val="00A3647D"/>
    <w:rsid w:val="00A43D2A"/>
    <w:rsid w:val="00A4587B"/>
    <w:rsid w:val="00A566C3"/>
    <w:rsid w:val="00A722D5"/>
    <w:rsid w:val="00A77E59"/>
    <w:rsid w:val="00A910B3"/>
    <w:rsid w:val="00A9150E"/>
    <w:rsid w:val="00A96A24"/>
    <w:rsid w:val="00AA07DC"/>
    <w:rsid w:val="00AA243A"/>
    <w:rsid w:val="00AA550C"/>
    <w:rsid w:val="00AA63FA"/>
    <w:rsid w:val="00AA6789"/>
    <w:rsid w:val="00AA7B54"/>
    <w:rsid w:val="00AC54BA"/>
    <w:rsid w:val="00AC650F"/>
    <w:rsid w:val="00AD14B9"/>
    <w:rsid w:val="00AD2B4C"/>
    <w:rsid w:val="00B0175B"/>
    <w:rsid w:val="00B02E02"/>
    <w:rsid w:val="00B11FBA"/>
    <w:rsid w:val="00B15F42"/>
    <w:rsid w:val="00B37B9E"/>
    <w:rsid w:val="00B40110"/>
    <w:rsid w:val="00B44D78"/>
    <w:rsid w:val="00B5196E"/>
    <w:rsid w:val="00B55090"/>
    <w:rsid w:val="00B80672"/>
    <w:rsid w:val="00B82275"/>
    <w:rsid w:val="00B84739"/>
    <w:rsid w:val="00B87B15"/>
    <w:rsid w:val="00BA58EA"/>
    <w:rsid w:val="00BB271E"/>
    <w:rsid w:val="00BB2969"/>
    <w:rsid w:val="00BB72B5"/>
    <w:rsid w:val="00BB7CC0"/>
    <w:rsid w:val="00BC055D"/>
    <w:rsid w:val="00BC2015"/>
    <w:rsid w:val="00BC2F2A"/>
    <w:rsid w:val="00BC42AC"/>
    <w:rsid w:val="00BC7D36"/>
    <w:rsid w:val="00BF1119"/>
    <w:rsid w:val="00BF4E35"/>
    <w:rsid w:val="00BF74F6"/>
    <w:rsid w:val="00C0080D"/>
    <w:rsid w:val="00C13BA1"/>
    <w:rsid w:val="00C2102E"/>
    <w:rsid w:val="00C24DB7"/>
    <w:rsid w:val="00C266C1"/>
    <w:rsid w:val="00C53525"/>
    <w:rsid w:val="00C74182"/>
    <w:rsid w:val="00C77E5A"/>
    <w:rsid w:val="00C877CB"/>
    <w:rsid w:val="00C9012B"/>
    <w:rsid w:val="00C954A4"/>
    <w:rsid w:val="00CA3352"/>
    <w:rsid w:val="00CA78A5"/>
    <w:rsid w:val="00CB22B0"/>
    <w:rsid w:val="00CC00DD"/>
    <w:rsid w:val="00CC01A7"/>
    <w:rsid w:val="00CC0FF6"/>
    <w:rsid w:val="00CD16BD"/>
    <w:rsid w:val="00CD2E8F"/>
    <w:rsid w:val="00CE5B35"/>
    <w:rsid w:val="00CE6A15"/>
    <w:rsid w:val="00CF60B4"/>
    <w:rsid w:val="00CF7ED8"/>
    <w:rsid w:val="00D02C89"/>
    <w:rsid w:val="00D04C22"/>
    <w:rsid w:val="00D066D7"/>
    <w:rsid w:val="00D17AD8"/>
    <w:rsid w:val="00D20EDE"/>
    <w:rsid w:val="00D3327C"/>
    <w:rsid w:val="00D34864"/>
    <w:rsid w:val="00D54D82"/>
    <w:rsid w:val="00D553D8"/>
    <w:rsid w:val="00D6115C"/>
    <w:rsid w:val="00D6741A"/>
    <w:rsid w:val="00D73641"/>
    <w:rsid w:val="00D75550"/>
    <w:rsid w:val="00D75BF3"/>
    <w:rsid w:val="00D952B3"/>
    <w:rsid w:val="00DB5E8E"/>
    <w:rsid w:val="00DC203E"/>
    <w:rsid w:val="00DC539E"/>
    <w:rsid w:val="00DC5FDD"/>
    <w:rsid w:val="00DC6F87"/>
    <w:rsid w:val="00DC7F7B"/>
    <w:rsid w:val="00DD07B1"/>
    <w:rsid w:val="00DD4237"/>
    <w:rsid w:val="00DD6B45"/>
    <w:rsid w:val="00DD6C22"/>
    <w:rsid w:val="00DE1CA7"/>
    <w:rsid w:val="00DF1339"/>
    <w:rsid w:val="00DF718A"/>
    <w:rsid w:val="00E03E09"/>
    <w:rsid w:val="00E04E82"/>
    <w:rsid w:val="00E1022C"/>
    <w:rsid w:val="00E136D7"/>
    <w:rsid w:val="00E14BBF"/>
    <w:rsid w:val="00E25892"/>
    <w:rsid w:val="00E36946"/>
    <w:rsid w:val="00E418C3"/>
    <w:rsid w:val="00E442DB"/>
    <w:rsid w:val="00E57B94"/>
    <w:rsid w:val="00E63F22"/>
    <w:rsid w:val="00E64EC8"/>
    <w:rsid w:val="00E65051"/>
    <w:rsid w:val="00E6691C"/>
    <w:rsid w:val="00E72CD6"/>
    <w:rsid w:val="00E751CB"/>
    <w:rsid w:val="00E90BA6"/>
    <w:rsid w:val="00E93A3D"/>
    <w:rsid w:val="00E94543"/>
    <w:rsid w:val="00E970A2"/>
    <w:rsid w:val="00E9715F"/>
    <w:rsid w:val="00E978E1"/>
    <w:rsid w:val="00EA3043"/>
    <w:rsid w:val="00EB04D1"/>
    <w:rsid w:val="00EC34B2"/>
    <w:rsid w:val="00EC519C"/>
    <w:rsid w:val="00ED02F3"/>
    <w:rsid w:val="00EE2167"/>
    <w:rsid w:val="00EE35DC"/>
    <w:rsid w:val="00EF1BD1"/>
    <w:rsid w:val="00EF6E38"/>
    <w:rsid w:val="00F147B5"/>
    <w:rsid w:val="00F1637E"/>
    <w:rsid w:val="00F16BD8"/>
    <w:rsid w:val="00F17A46"/>
    <w:rsid w:val="00F21949"/>
    <w:rsid w:val="00F33763"/>
    <w:rsid w:val="00F405E4"/>
    <w:rsid w:val="00F50D9F"/>
    <w:rsid w:val="00F54181"/>
    <w:rsid w:val="00F546C3"/>
    <w:rsid w:val="00F67A7D"/>
    <w:rsid w:val="00F74517"/>
    <w:rsid w:val="00F74545"/>
    <w:rsid w:val="00F75056"/>
    <w:rsid w:val="00F769E9"/>
    <w:rsid w:val="00F7745B"/>
    <w:rsid w:val="00F907B9"/>
    <w:rsid w:val="00F9765C"/>
    <w:rsid w:val="00FA48B5"/>
    <w:rsid w:val="00FC53D7"/>
    <w:rsid w:val="00FD388D"/>
    <w:rsid w:val="00FF3F32"/>
    <w:rsid w:val="00FF61E6"/>
    <w:rsid w:val="00FF69C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5645A"/>
  <w15:chartTrackingRefBased/>
  <w15:docId w15:val="{1C501BAF-8CDF-614D-9D1D-12886974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c-replace">
    <w:name w:val="gc-replace"/>
    <w:basedOn w:val="DefaultParagraphFont"/>
    <w:rsid w:val="005676BD"/>
  </w:style>
  <w:style w:type="paragraph" w:styleId="Header">
    <w:name w:val="header"/>
    <w:basedOn w:val="Normal"/>
    <w:link w:val="HeaderChar"/>
    <w:uiPriority w:val="99"/>
    <w:unhideWhenUsed/>
    <w:rsid w:val="0030417C"/>
    <w:pPr>
      <w:tabs>
        <w:tab w:val="center" w:pos="4680"/>
        <w:tab w:val="right" w:pos="9360"/>
      </w:tabs>
    </w:pPr>
  </w:style>
  <w:style w:type="character" w:customStyle="1" w:styleId="HeaderChar">
    <w:name w:val="Header Char"/>
    <w:basedOn w:val="DefaultParagraphFont"/>
    <w:link w:val="Header"/>
    <w:uiPriority w:val="99"/>
    <w:rsid w:val="0030417C"/>
  </w:style>
  <w:style w:type="paragraph" w:styleId="Footer">
    <w:name w:val="footer"/>
    <w:basedOn w:val="Normal"/>
    <w:link w:val="FooterChar"/>
    <w:uiPriority w:val="99"/>
    <w:unhideWhenUsed/>
    <w:rsid w:val="0030417C"/>
    <w:pPr>
      <w:tabs>
        <w:tab w:val="center" w:pos="4680"/>
        <w:tab w:val="right" w:pos="9360"/>
      </w:tabs>
    </w:pPr>
  </w:style>
  <w:style w:type="character" w:customStyle="1" w:styleId="FooterChar">
    <w:name w:val="Footer Char"/>
    <w:basedOn w:val="DefaultParagraphFont"/>
    <w:link w:val="Footer"/>
    <w:uiPriority w:val="99"/>
    <w:rsid w:val="0030417C"/>
  </w:style>
  <w:style w:type="paragraph" w:styleId="Revision">
    <w:name w:val="Revision"/>
    <w:hidden/>
    <w:uiPriority w:val="99"/>
    <w:semiHidden/>
    <w:rsid w:val="009A1AE9"/>
  </w:style>
  <w:style w:type="character" w:styleId="CommentReference">
    <w:name w:val="annotation reference"/>
    <w:basedOn w:val="DefaultParagraphFont"/>
    <w:uiPriority w:val="99"/>
    <w:semiHidden/>
    <w:unhideWhenUsed/>
    <w:rsid w:val="00316D42"/>
    <w:rPr>
      <w:sz w:val="16"/>
      <w:szCs w:val="16"/>
    </w:rPr>
  </w:style>
  <w:style w:type="paragraph" w:styleId="CommentText">
    <w:name w:val="annotation text"/>
    <w:basedOn w:val="Normal"/>
    <w:link w:val="CommentTextChar"/>
    <w:uiPriority w:val="99"/>
    <w:unhideWhenUsed/>
    <w:rsid w:val="00316D42"/>
    <w:rPr>
      <w:sz w:val="20"/>
      <w:szCs w:val="20"/>
    </w:rPr>
  </w:style>
  <w:style w:type="character" w:customStyle="1" w:styleId="CommentTextChar">
    <w:name w:val="Comment Text Char"/>
    <w:basedOn w:val="DefaultParagraphFont"/>
    <w:link w:val="CommentText"/>
    <w:uiPriority w:val="99"/>
    <w:rsid w:val="00316D42"/>
    <w:rPr>
      <w:sz w:val="20"/>
      <w:szCs w:val="20"/>
    </w:rPr>
  </w:style>
  <w:style w:type="paragraph" w:styleId="CommentSubject">
    <w:name w:val="annotation subject"/>
    <w:basedOn w:val="CommentText"/>
    <w:next w:val="CommentText"/>
    <w:link w:val="CommentSubjectChar"/>
    <w:uiPriority w:val="99"/>
    <w:semiHidden/>
    <w:unhideWhenUsed/>
    <w:rsid w:val="00316D42"/>
    <w:rPr>
      <w:b/>
      <w:bCs/>
    </w:rPr>
  </w:style>
  <w:style w:type="character" w:customStyle="1" w:styleId="CommentSubjectChar">
    <w:name w:val="Comment Subject Char"/>
    <w:basedOn w:val="CommentTextChar"/>
    <w:link w:val="CommentSubject"/>
    <w:uiPriority w:val="99"/>
    <w:semiHidden/>
    <w:rsid w:val="00316D42"/>
    <w:rPr>
      <w:b/>
      <w:bCs/>
      <w:sz w:val="20"/>
      <w:szCs w:val="20"/>
    </w:rPr>
  </w:style>
  <w:style w:type="character" w:styleId="Hyperlink">
    <w:name w:val="Hyperlink"/>
    <w:basedOn w:val="DefaultParagraphFont"/>
    <w:uiPriority w:val="99"/>
    <w:unhideWhenUsed/>
    <w:rsid w:val="000E75E5"/>
    <w:rPr>
      <w:color w:val="0563C1" w:themeColor="hyperlink"/>
      <w:u w:val="single"/>
    </w:rPr>
  </w:style>
  <w:style w:type="character" w:styleId="UnresolvedMention">
    <w:name w:val="Unresolved Mention"/>
    <w:basedOn w:val="DefaultParagraphFont"/>
    <w:uiPriority w:val="99"/>
    <w:semiHidden/>
    <w:unhideWhenUsed/>
    <w:rsid w:val="000E75E5"/>
    <w:rPr>
      <w:color w:val="605E5C"/>
      <w:shd w:val="clear" w:color="auto" w:fill="E1DFDD"/>
    </w:rPr>
  </w:style>
  <w:style w:type="paragraph" w:styleId="Caption">
    <w:name w:val="caption"/>
    <w:basedOn w:val="Normal"/>
    <w:next w:val="Normal"/>
    <w:uiPriority w:val="35"/>
    <w:unhideWhenUsed/>
    <w:qFormat/>
    <w:rsid w:val="00804BE1"/>
    <w:pPr>
      <w:spacing w:after="200"/>
    </w:pPr>
    <w:rPr>
      <w:i/>
      <w:iCs/>
      <w:color w:val="44546A" w:themeColor="text2"/>
      <w:sz w:val="18"/>
      <w:szCs w:val="18"/>
    </w:rPr>
  </w:style>
  <w:style w:type="paragraph" w:styleId="NormalWeb">
    <w:name w:val="Normal (Web)"/>
    <w:basedOn w:val="Normal"/>
    <w:uiPriority w:val="99"/>
    <w:semiHidden/>
    <w:unhideWhenUsed/>
    <w:rsid w:val="00BC055D"/>
    <w:rPr>
      <w:rFonts w:ascii="Times New Roman" w:hAnsi="Times New Roman" w:cs="Times New Roman"/>
    </w:rPr>
  </w:style>
  <w:style w:type="paragraph" w:styleId="ListParagraph">
    <w:name w:val="List Paragraph"/>
    <w:basedOn w:val="Normal"/>
    <w:uiPriority w:val="34"/>
    <w:qFormat/>
    <w:rsid w:val="00517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7114">
      <w:bodyDiv w:val="1"/>
      <w:marLeft w:val="0"/>
      <w:marRight w:val="0"/>
      <w:marTop w:val="0"/>
      <w:marBottom w:val="0"/>
      <w:divBdr>
        <w:top w:val="none" w:sz="0" w:space="0" w:color="auto"/>
        <w:left w:val="none" w:sz="0" w:space="0" w:color="auto"/>
        <w:bottom w:val="none" w:sz="0" w:space="0" w:color="auto"/>
        <w:right w:val="none" w:sz="0" w:space="0" w:color="auto"/>
      </w:divBdr>
    </w:div>
    <w:div w:id="85394811">
      <w:bodyDiv w:val="1"/>
      <w:marLeft w:val="0"/>
      <w:marRight w:val="0"/>
      <w:marTop w:val="0"/>
      <w:marBottom w:val="0"/>
      <w:divBdr>
        <w:top w:val="none" w:sz="0" w:space="0" w:color="auto"/>
        <w:left w:val="none" w:sz="0" w:space="0" w:color="auto"/>
        <w:bottom w:val="none" w:sz="0" w:space="0" w:color="auto"/>
        <w:right w:val="none" w:sz="0" w:space="0" w:color="auto"/>
      </w:divBdr>
    </w:div>
    <w:div w:id="98718832">
      <w:bodyDiv w:val="1"/>
      <w:marLeft w:val="0"/>
      <w:marRight w:val="0"/>
      <w:marTop w:val="0"/>
      <w:marBottom w:val="0"/>
      <w:divBdr>
        <w:top w:val="none" w:sz="0" w:space="0" w:color="auto"/>
        <w:left w:val="none" w:sz="0" w:space="0" w:color="auto"/>
        <w:bottom w:val="none" w:sz="0" w:space="0" w:color="auto"/>
        <w:right w:val="none" w:sz="0" w:space="0" w:color="auto"/>
      </w:divBdr>
    </w:div>
    <w:div w:id="151526275">
      <w:bodyDiv w:val="1"/>
      <w:marLeft w:val="0"/>
      <w:marRight w:val="0"/>
      <w:marTop w:val="0"/>
      <w:marBottom w:val="0"/>
      <w:divBdr>
        <w:top w:val="none" w:sz="0" w:space="0" w:color="auto"/>
        <w:left w:val="none" w:sz="0" w:space="0" w:color="auto"/>
        <w:bottom w:val="none" w:sz="0" w:space="0" w:color="auto"/>
        <w:right w:val="none" w:sz="0" w:space="0" w:color="auto"/>
      </w:divBdr>
    </w:div>
    <w:div w:id="158086678">
      <w:bodyDiv w:val="1"/>
      <w:marLeft w:val="0"/>
      <w:marRight w:val="0"/>
      <w:marTop w:val="0"/>
      <w:marBottom w:val="0"/>
      <w:divBdr>
        <w:top w:val="none" w:sz="0" w:space="0" w:color="auto"/>
        <w:left w:val="none" w:sz="0" w:space="0" w:color="auto"/>
        <w:bottom w:val="none" w:sz="0" w:space="0" w:color="auto"/>
        <w:right w:val="none" w:sz="0" w:space="0" w:color="auto"/>
      </w:divBdr>
    </w:div>
    <w:div w:id="180510958">
      <w:bodyDiv w:val="1"/>
      <w:marLeft w:val="0"/>
      <w:marRight w:val="0"/>
      <w:marTop w:val="0"/>
      <w:marBottom w:val="0"/>
      <w:divBdr>
        <w:top w:val="none" w:sz="0" w:space="0" w:color="auto"/>
        <w:left w:val="none" w:sz="0" w:space="0" w:color="auto"/>
        <w:bottom w:val="none" w:sz="0" w:space="0" w:color="auto"/>
        <w:right w:val="none" w:sz="0" w:space="0" w:color="auto"/>
      </w:divBdr>
    </w:div>
    <w:div w:id="180900503">
      <w:bodyDiv w:val="1"/>
      <w:marLeft w:val="0"/>
      <w:marRight w:val="0"/>
      <w:marTop w:val="0"/>
      <w:marBottom w:val="0"/>
      <w:divBdr>
        <w:top w:val="none" w:sz="0" w:space="0" w:color="auto"/>
        <w:left w:val="none" w:sz="0" w:space="0" w:color="auto"/>
        <w:bottom w:val="none" w:sz="0" w:space="0" w:color="auto"/>
        <w:right w:val="none" w:sz="0" w:space="0" w:color="auto"/>
      </w:divBdr>
    </w:div>
    <w:div w:id="186143091">
      <w:bodyDiv w:val="1"/>
      <w:marLeft w:val="0"/>
      <w:marRight w:val="0"/>
      <w:marTop w:val="0"/>
      <w:marBottom w:val="0"/>
      <w:divBdr>
        <w:top w:val="none" w:sz="0" w:space="0" w:color="auto"/>
        <w:left w:val="none" w:sz="0" w:space="0" w:color="auto"/>
        <w:bottom w:val="none" w:sz="0" w:space="0" w:color="auto"/>
        <w:right w:val="none" w:sz="0" w:space="0" w:color="auto"/>
      </w:divBdr>
    </w:div>
    <w:div w:id="203104379">
      <w:bodyDiv w:val="1"/>
      <w:marLeft w:val="0"/>
      <w:marRight w:val="0"/>
      <w:marTop w:val="0"/>
      <w:marBottom w:val="0"/>
      <w:divBdr>
        <w:top w:val="none" w:sz="0" w:space="0" w:color="auto"/>
        <w:left w:val="none" w:sz="0" w:space="0" w:color="auto"/>
        <w:bottom w:val="none" w:sz="0" w:space="0" w:color="auto"/>
        <w:right w:val="none" w:sz="0" w:space="0" w:color="auto"/>
      </w:divBdr>
    </w:div>
    <w:div w:id="226768682">
      <w:bodyDiv w:val="1"/>
      <w:marLeft w:val="0"/>
      <w:marRight w:val="0"/>
      <w:marTop w:val="0"/>
      <w:marBottom w:val="0"/>
      <w:divBdr>
        <w:top w:val="none" w:sz="0" w:space="0" w:color="auto"/>
        <w:left w:val="none" w:sz="0" w:space="0" w:color="auto"/>
        <w:bottom w:val="none" w:sz="0" w:space="0" w:color="auto"/>
        <w:right w:val="none" w:sz="0" w:space="0" w:color="auto"/>
      </w:divBdr>
    </w:div>
    <w:div w:id="261887346">
      <w:bodyDiv w:val="1"/>
      <w:marLeft w:val="0"/>
      <w:marRight w:val="0"/>
      <w:marTop w:val="0"/>
      <w:marBottom w:val="0"/>
      <w:divBdr>
        <w:top w:val="none" w:sz="0" w:space="0" w:color="auto"/>
        <w:left w:val="none" w:sz="0" w:space="0" w:color="auto"/>
        <w:bottom w:val="none" w:sz="0" w:space="0" w:color="auto"/>
        <w:right w:val="none" w:sz="0" w:space="0" w:color="auto"/>
      </w:divBdr>
    </w:div>
    <w:div w:id="288322688">
      <w:bodyDiv w:val="1"/>
      <w:marLeft w:val="0"/>
      <w:marRight w:val="0"/>
      <w:marTop w:val="0"/>
      <w:marBottom w:val="0"/>
      <w:divBdr>
        <w:top w:val="none" w:sz="0" w:space="0" w:color="auto"/>
        <w:left w:val="none" w:sz="0" w:space="0" w:color="auto"/>
        <w:bottom w:val="none" w:sz="0" w:space="0" w:color="auto"/>
        <w:right w:val="none" w:sz="0" w:space="0" w:color="auto"/>
      </w:divBdr>
    </w:div>
    <w:div w:id="375160333">
      <w:bodyDiv w:val="1"/>
      <w:marLeft w:val="0"/>
      <w:marRight w:val="0"/>
      <w:marTop w:val="0"/>
      <w:marBottom w:val="0"/>
      <w:divBdr>
        <w:top w:val="none" w:sz="0" w:space="0" w:color="auto"/>
        <w:left w:val="none" w:sz="0" w:space="0" w:color="auto"/>
        <w:bottom w:val="none" w:sz="0" w:space="0" w:color="auto"/>
        <w:right w:val="none" w:sz="0" w:space="0" w:color="auto"/>
      </w:divBdr>
    </w:div>
    <w:div w:id="480268808">
      <w:bodyDiv w:val="1"/>
      <w:marLeft w:val="0"/>
      <w:marRight w:val="0"/>
      <w:marTop w:val="0"/>
      <w:marBottom w:val="0"/>
      <w:divBdr>
        <w:top w:val="none" w:sz="0" w:space="0" w:color="auto"/>
        <w:left w:val="none" w:sz="0" w:space="0" w:color="auto"/>
        <w:bottom w:val="none" w:sz="0" w:space="0" w:color="auto"/>
        <w:right w:val="none" w:sz="0" w:space="0" w:color="auto"/>
      </w:divBdr>
    </w:div>
    <w:div w:id="504438563">
      <w:bodyDiv w:val="1"/>
      <w:marLeft w:val="0"/>
      <w:marRight w:val="0"/>
      <w:marTop w:val="0"/>
      <w:marBottom w:val="0"/>
      <w:divBdr>
        <w:top w:val="none" w:sz="0" w:space="0" w:color="auto"/>
        <w:left w:val="none" w:sz="0" w:space="0" w:color="auto"/>
        <w:bottom w:val="none" w:sz="0" w:space="0" w:color="auto"/>
        <w:right w:val="none" w:sz="0" w:space="0" w:color="auto"/>
      </w:divBdr>
    </w:div>
    <w:div w:id="509639821">
      <w:bodyDiv w:val="1"/>
      <w:marLeft w:val="0"/>
      <w:marRight w:val="0"/>
      <w:marTop w:val="0"/>
      <w:marBottom w:val="0"/>
      <w:divBdr>
        <w:top w:val="none" w:sz="0" w:space="0" w:color="auto"/>
        <w:left w:val="none" w:sz="0" w:space="0" w:color="auto"/>
        <w:bottom w:val="none" w:sz="0" w:space="0" w:color="auto"/>
        <w:right w:val="none" w:sz="0" w:space="0" w:color="auto"/>
      </w:divBdr>
    </w:div>
    <w:div w:id="515924817">
      <w:bodyDiv w:val="1"/>
      <w:marLeft w:val="0"/>
      <w:marRight w:val="0"/>
      <w:marTop w:val="0"/>
      <w:marBottom w:val="0"/>
      <w:divBdr>
        <w:top w:val="none" w:sz="0" w:space="0" w:color="auto"/>
        <w:left w:val="none" w:sz="0" w:space="0" w:color="auto"/>
        <w:bottom w:val="none" w:sz="0" w:space="0" w:color="auto"/>
        <w:right w:val="none" w:sz="0" w:space="0" w:color="auto"/>
      </w:divBdr>
    </w:div>
    <w:div w:id="569730389">
      <w:bodyDiv w:val="1"/>
      <w:marLeft w:val="0"/>
      <w:marRight w:val="0"/>
      <w:marTop w:val="0"/>
      <w:marBottom w:val="0"/>
      <w:divBdr>
        <w:top w:val="none" w:sz="0" w:space="0" w:color="auto"/>
        <w:left w:val="none" w:sz="0" w:space="0" w:color="auto"/>
        <w:bottom w:val="none" w:sz="0" w:space="0" w:color="auto"/>
        <w:right w:val="none" w:sz="0" w:space="0" w:color="auto"/>
      </w:divBdr>
    </w:div>
    <w:div w:id="608200948">
      <w:bodyDiv w:val="1"/>
      <w:marLeft w:val="0"/>
      <w:marRight w:val="0"/>
      <w:marTop w:val="0"/>
      <w:marBottom w:val="0"/>
      <w:divBdr>
        <w:top w:val="none" w:sz="0" w:space="0" w:color="auto"/>
        <w:left w:val="none" w:sz="0" w:space="0" w:color="auto"/>
        <w:bottom w:val="none" w:sz="0" w:space="0" w:color="auto"/>
        <w:right w:val="none" w:sz="0" w:space="0" w:color="auto"/>
      </w:divBdr>
    </w:div>
    <w:div w:id="608393509">
      <w:bodyDiv w:val="1"/>
      <w:marLeft w:val="0"/>
      <w:marRight w:val="0"/>
      <w:marTop w:val="0"/>
      <w:marBottom w:val="0"/>
      <w:divBdr>
        <w:top w:val="none" w:sz="0" w:space="0" w:color="auto"/>
        <w:left w:val="none" w:sz="0" w:space="0" w:color="auto"/>
        <w:bottom w:val="none" w:sz="0" w:space="0" w:color="auto"/>
        <w:right w:val="none" w:sz="0" w:space="0" w:color="auto"/>
      </w:divBdr>
    </w:div>
    <w:div w:id="624653941">
      <w:bodyDiv w:val="1"/>
      <w:marLeft w:val="0"/>
      <w:marRight w:val="0"/>
      <w:marTop w:val="0"/>
      <w:marBottom w:val="0"/>
      <w:divBdr>
        <w:top w:val="none" w:sz="0" w:space="0" w:color="auto"/>
        <w:left w:val="none" w:sz="0" w:space="0" w:color="auto"/>
        <w:bottom w:val="none" w:sz="0" w:space="0" w:color="auto"/>
        <w:right w:val="none" w:sz="0" w:space="0" w:color="auto"/>
      </w:divBdr>
    </w:div>
    <w:div w:id="681785922">
      <w:bodyDiv w:val="1"/>
      <w:marLeft w:val="0"/>
      <w:marRight w:val="0"/>
      <w:marTop w:val="0"/>
      <w:marBottom w:val="0"/>
      <w:divBdr>
        <w:top w:val="none" w:sz="0" w:space="0" w:color="auto"/>
        <w:left w:val="none" w:sz="0" w:space="0" w:color="auto"/>
        <w:bottom w:val="none" w:sz="0" w:space="0" w:color="auto"/>
        <w:right w:val="none" w:sz="0" w:space="0" w:color="auto"/>
      </w:divBdr>
    </w:div>
    <w:div w:id="728041293">
      <w:bodyDiv w:val="1"/>
      <w:marLeft w:val="0"/>
      <w:marRight w:val="0"/>
      <w:marTop w:val="0"/>
      <w:marBottom w:val="0"/>
      <w:divBdr>
        <w:top w:val="none" w:sz="0" w:space="0" w:color="auto"/>
        <w:left w:val="none" w:sz="0" w:space="0" w:color="auto"/>
        <w:bottom w:val="none" w:sz="0" w:space="0" w:color="auto"/>
        <w:right w:val="none" w:sz="0" w:space="0" w:color="auto"/>
      </w:divBdr>
    </w:div>
    <w:div w:id="762337152">
      <w:bodyDiv w:val="1"/>
      <w:marLeft w:val="0"/>
      <w:marRight w:val="0"/>
      <w:marTop w:val="0"/>
      <w:marBottom w:val="0"/>
      <w:divBdr>
        <w:top w:val="none" w:sz="0" w:space="0" w:color="auto"/>
        <w:left w:val="none" w:sz="0" w:space="0" w:color="auto"/>
        <w:bottom w:val="none" w:sz="0" w:space="0" w:color="auto"/>
        <w:right w:val="none" w:sz="0" w:space="0" w:color="auto"/>
      </w:divBdr>
    </w:div>
    <w:div w:id="770903602">
      <w:bodyDiv w:val="1"/>
      <w:marLeft w:val="0"/>
      <w:marRight w:val="0"/>
      <w:marTop w:val="0"/>
      <w:marBottom w:val="0"/>
      <w:divBdr>
        <w:top w:val="none" w:sz="0" w:space="0" w:color="auto"/>
        <w:left w:val="none" w:sz="0" w:space="0" w:color="auto"/>
        <w:bottom w:val="none" w:sz="0" w:space="0" w:color="auto"/>
        <w:right w:val="none" w:sz="0" w:space="0" w:color="auto"/>
      </w:divBdr>
    </w:div>
    <w:div w:id="806894035">
      <w:bodyDiv w:val="1"/>
      <w:marLeft w:val="0"/>
      <w:marRight w:val="0"/>
      <w:marTop w:val="0"/>
      <w:marBottom w:val="0"/>
      <w:divBdr>
        <w:top w:val="none" w:sz="0" w:space="0" w:color="auto"/>
        <w:left w:val="none" w:sz="0" w:space="0" w:color="auto"/>
        <w:bottom w:val="none" w:sz="0" w:space="0" w:color="auto"/>
        <w:right w:val="none" w:sz="0" w:space="0" w:color="auto"/>
      </w:divBdr>
    </w:div>
    <w:div w:id="878397555">
      <w:bodyDiv w:val="1"/>
      <w:marLeft w:val="0"/>
      <w:marRight w:val="0"/>
      <w:marTop w:val="0"/>
      <w:marBottom w:val="0"/>
      <w:divBdr>
        <w:top w:val="none" w:sz="0" w:space="0" w:color="auto"/>
        <w:left w:val="none" w:sz="0" w:space="0" w:color="auto"/>
        <w:bottom w:val="none" w:sz="0" w:space="0" w:color="auto"/>
        <w:right w:val="none" w:sz="0" w:space="0" w:color="auto"/>
      </w:divBdr>
    </w:div>
    <w:div w:id="880554245">
      <w:bodyDiv w:val="1"/>
      <w:marLeft w:val="0"/>
      <w:marRight w:val="0"/>
      <w:marTop w:val="0"/>
      <w:marBottom w:val="0"/>
      <w:divBdr>
        <w:top w:val="none" w:sz="0" w:space="0" w:color="auto"/>
        <w:left w:val="none" w:sz="0" w:space="0" w:color="auto"/>
        <w:bottom w:val="none" w:sz="0" w:space="0" w:color="auto"/>
        <w:right w:val="none" w:sz="0" w:space="0" w:color="auto"/>
      </w:divBdr>
    </w:div>
    <w:div w:id="885989398">
      <w:bodyDiv w:val="1"/>
      <w:marLeft w:val="0"/>
      <w:marRight w:val="0"/>
      <w:marTop w:val="0"/>
      <w:marBottom w:val="0"/>
      <w:divBdr>
        <w:top w:val="none" w:sz="0" w:space="0" w:color="auto"/>
        <w:left w:val="none" w:sz="0" w:space="0" w:color="auto"/>
        <w:bottom w:val="none" w:sz="0" w:space="0" w:color="auto"/>
        <w:right w:val="none" w:sz="0" w:space="0" w:color="auto"/>
      </w:divBdr>
    </w:div>
    <w:div w:id="887035225">
      <w:bodyDiv w:val="1"/>
      <w:marLeft w:val="0"/>
      <w:marRight w:val="0"/>
      <w:marTop w:val="0"/>
      <w:marBottom w:val="0"/>
      <w:divBdr>
        <w:top w:val="none" w:sz="0" w:space="0" w:color="auto"/>
        <w:left w:val="none" w:sz="0" w:space="0" w:color="auto"/>
        <w:bottom w:val="none" w:sz="0" w:space="0" w:color="auto"/>
        <w:right w:val="none" w:sz="0" w:space="0" w:color="auto"/>
      </w:divBdr>
    </w:div>
    <w:div w:id="915474888">
      <w:bodyDiv w:val="1"/>
      <w:marLeft w:val="0"/>
      <w:marRight w:val="0"/>
      <w:marTop w:val="0"/>
      <w:marBottom w:val="0"/>
      <w:divBdr>
        <w:top w:val="none" w:sz="0" w:space="0" w:color="auto"/>
        <w:left w:val="none" w:sz="0" w:space="0" w:color="auto"/>
        <w:bottom w:val="none" w:sz="0" w:space="0" w:color="auto"/>
        <w:right w:val="none" w:sz="0" w:space="0" w:color="auto"/>
      </w:divBdr>
    </w:div>
    <w:div w:id="945582768">
      <w:bodyDiv w:val="1"/>
      <w:marLeft w:val="0"/>
      <w:marRight w:val="0"/>
      <w:marTop w:val="0"/>
      <w:marBottom w:val="0"/>
      <w:divBdr>
        <w:top w:val="none" w:sz="0" w:space="0" w:color="auto"/>
        <w:left w:val="none" w:sz="0" w:space="0" w:color="auto"/>
        <w:bottom w:val="none" w:sz="0" w:space="0" w:color="auto"/>
        <w:right w:val="none" w:sz="0" w:space="0" w:color="auto"/>
      </w:divBdr>
    </w:div>
    <w:div w:id="959993141">
      <w:bodyDiv w:val="1"/>
      <w:marLeft w:val="0"/>
      <w:marRight w:val="0"/>
      <w:marTop w:val="0"/>
      <w:marBottom w:val="0"/>
      <w:divBdr>
        <w:top w:val="none" w:sz="0" w:space="0" w:color="auto"/>
        <w:left w:val="none" w:sz="0" w:space="0" w:color="auto"/>
        <w:bottom w:val="none" w:sz="0" w:space="0" w:color="auto"/>
        <w:right w:val="none" w:sz="0" w:space="0" w:color="auto"/>
      </w:divBdr>
    </w:div>
    <w:div w:id="994795974">
      <w:bodyDiv w:val="1"/>
      <w:marLeft w:val="0"/>
      <w:marRight w:val="0"/>
      <w:marTop w:val="0"/>
      <w:marBottom w:val="0"/>
      <w:divBdr>
        <w:top w:val="none" w:sz="0" w:space="0" w:color="auto"/>
        <w:left w:val="none" w:sz="0" w:space="0" w:color="auto"/>
        <w:bottom w:val="none" w:sz="0" w:space="0" w:color="auto"/>
        <w:right w:val="none" w:sz="0" w:space="0" w:color="auto"/>
      </w:divBdr>
    </w:div>
    <w:div w:id="1045561915">
      <w:bodyDiv w:val="1"/>
      <w:marLeft w:val="0"/>
      <w:marRight w:val="0"/>
      <w:marTop w:val="0"/>
      <w:marBottom w:val="0"/>
      <w:divBdr>
        <w:top w:val="none" w:sz="0" w:space="0" w:color="auto"/>
        <w:left w:val="none" w:sz="0" w:space="0" w:color="auto"/>
        <w:bottom w:val="none" w:sz="0" w:space="0" w:color="auto"/>
        <w:right w:val="none" w:sz="0" w:space="0" w:color="auto"/>
      </w:divBdr>
    </w:div>
    <w:div w:id="1069382526">
      <w:bodyDiv w:val="1"/>
      <w:marLeft w:val="0"/>
      <w:marRight w:val="0"/>
      <w:marTop w:val="0"/>
      <w:marBottom w:val="0"/>
      <w:divBdr>
        <w:top w:val="none" w:sz="0" w:space="0" w:color="auto"/>
        <w:left w:val="none" w:sz="0" w:space="0" w:color="auto"/>
        <w:bottom w:val="none" w:sz="0" w:space="0" w:color="auto"/>
        <w:right w:val="none" w:sz="0" w:space="0" w:color="auto"/>
      </w:divBdr>
    </w:div>
    <w:div w:id="1071928852">
      <w:bodyDiv w:val="1"/>
      <w:marLeft w:val="0"/>
      <w:marRight w:val="0"/>
      <w:marTop w:val="0"/>
      <w:marBottom w:val="0"/>
      <w:divBdr>
        <w:top w:val="none" w:sz="0" w:space="0" w:color="auto"/>
        <w:left w:val="none" w:sz="0" w:space="0" w:color="auto"/>
        <w:bottom w:val="none" w:sz="0" w:space="0" w:color="auto"/>
        <w:right w:val="none" w:sz="0" w:space="0" w:color="auto"/>
      </w:divBdr>
    </w:div>
    <w:div w:id="1075394253">
      <w:bodyDiv w:val="1"/>
      <w:marLeft w:val="0"/>
      <w:marRight w:val="0"/>
      <w:marTop w:val="0"/>
      <w:marBottom w:val="0"/>
      <w:divBdr>
        <w:top w:val="none" w:sz="0" w:space="0" w:color="auto"/>
        <w:left w:val="none" w:sz="0" w:space="0" w:color="auto"/>
        <w:bottom w:val="none" w:sz="0" w:space="0" w:color="auto"/>
        <w:right w:val="none" w:sz="0" w:space="0" w:color="auto"/>
      </w:divBdr>
    </w:div>
    <w:div w:id="1133987963">
      <w:bodyDiv w:val="1"/>
      <w:marLeft w:val="0"/>
      <w:marRight w:val="0"/>
      <w:marTop w:val="0"/>
      <w:marBottom w:val="0"/>
      <w:divBdr>
        <w:top w:val="none" w:sz="0" w:space="0" w:color="auto"/>
        <w:left w:val="none" w:sz="0" w:space="0" w:color="auto"/>
        <w:bottom w:val="none" w:sz="0" w:space="0" w:color="auto"/>
        <w:right w:val="none" w:sz="0" w:space="0" w:color="auto"/>
      </w:divBdr>
    </w:div>
    <w:div w:id="1181510512">
      <w:bodyDiv w:val="1"/>
      <w:marLeft w:val="0"/>
      <w:marRight w:val="0"/>
      <w:marTop w:val="0"/>
      <w:marBottom w:val="0"/>
      <w:divBdr>
        <w:top w:val="none" w:sz="0" w:space="0" w:color="auto"/>
        <w:left w:val="none" w:sz="0" w:space="0" w:color="auto"/>
        <w:bottom w:val="none" w:sz="0" w:space="0" w:color="auto"/>
        <w:right w:val="none" w:sz="0" w:space="0" w:color="auto"/>
      </w:divBdr>
    </w:div>
    <w:div w:id="1219315778">
      <w:bodyDiv w:val="1"/>
      <w:marLeft w:val="0"/>
      <w:marRight w:val="0"/>
      <w:marTop w:val="0"/>
      <w:marBottom w:val="0"/>
      <w:divBdr>
        <w:top w:val="none" w:sz="0" w:space="0" w:color="auto"/>
        <w:left w:val="none" w:sz="0" w:space="0" w:color="auto"/>
        <w:bottom w:val="none" w:sz="0" w:space="0" w:color="auto"/>
        <w:right w:val="none" w:sz="0" w:space="0" w:color="auto"/>
      </w:divBdr>
    </w:div>
    <w:div w:id="1237863368">
      <w:bodyDiv w:val="1"/>
      <w:marLeft w:val="0"/>
      <w:marRight w:val="0"/>
      <w:marTop w:val="0"/>
      <w:marBottom w:val="0"/>
      <w:divBdr>
        <w:top w:val="none" w:sz="0" w:space="0" w:color="auto"/>
        <w:left w:val="none" w:sz="0" w:space="0" w:color="auto"/>
        <w:bottom w:val="none" w:sz="0" w:space="0" w:color="auto"/>
        <w:right w:val="none" w:sz="0" w:space="0" w:color="auto"/>
      </w:divBdr>
    </w:div>
    <w:div w:id="1277524408">
      <w:bodyDiv w:val="1"/>
      <w:marLeft w:val="0"/>
      <w:marRight w:val="0"/>
      <w:marTop w:val="0"/>
      <w:marBottom w:val="0"/>
      <w:divBdr>
        <w:top w:val="none" w:sz="0" w:space="0" w:color="auto"/>
        <w:left w:val="none" w:sz="0" w:space="0" w:color="auto"/>
        <w:bottom w:val="none" w:sz="0" w:space="0" w:color="auto"/>
        <w:right w:val="none" w:sz="0" w:space="0" w:color="auto"/>
      </w:divBdr>
    </w:div>
    <w:div w:id="1305161501">
      <w:bodyDiv w:val="1"/>
      <w:marLeft w:val="0"/>
      <w:marRight w:val="0"/>
      <w:marTop w:val="0"/>
      <w:marBottom w:val="0"/>
      <w:divBdr>
        <w:top w:val="none" w:sz="0" w:space="0" w:color="auto"/>
        <w:left w:val="none" w:sz="0" w:space="0" w:color="auto"/>
        <w:bottom w:val="none" w:sz="0" w:space="0" w:color="auto"/>
        <w:right w:val="none" w:sz="0" w:space="0" w:color="auto"/>
      </w:divBdr>
    </w:div>
    <w:div w:id="1321151765">
      <w:bodyDiv w:val="1"/>
      <w:marLeft w:val="0"/>
      <w:marRight w:val="0"/>
      <w:marTop w:val="0"/>
      <w:marBottom w:val="0"/>
      <w:divBdr>
        <w:top w:val="none" w:sz="0" w:space="0" w:color="auto"/>
        <w:left w:val="none" w:sz="0" w:space="0" w:color="auto"/>
        <w:bottom w:val="none" w:sz="0" w:space="0" w:color="auto"/>
        <w:right w:val="none" w:sz="0" w:space="0" w:color="auto"/>
      </w:divBdr>
    </w:div>
    <w:div w:id="1335721000">
      <w:bodyDiv w:val="1"/>
      <w:marLeft w:val="0"/>
      <w:marRight w:val="0"/>
      <w:marTop w:val="0"/>
      <w:marBottom w:val="0"/>
      <w:divBdr>
        <w:top w:val="none" w:sz="0" w:space="0" w:color="auto"/>
        <w:left w:val="none" w:sz="0" w:space="0" w:color="auto"/>
        <w:bottom w:val="none" w:sz="0" w:space="0" w:color="auto"/>
        <w:right w:val="none" w:sz="0" w:space="0" w:color="auto"/>
      </w:divBdr>
    </w:div>
    <w:div w:id="1336304664">
      <w:bodyDiv w:val="1"/>
      <w:marLeft w:val="0"/>
      <w:marRight w:val="0"/>
      <w:marTop w:val="0"/>
      <w:marBottom w:val="0"/>
      <w:divBdr>
        <w:top w:val="none" w:sz="0" w:space="0" w:color="auto"/>
        <w:left w:val="none" w:sz="0" w:space="0" w:color="auto"/>
        <w:bottom w:val="none" w:sz="0" w:space="0" w:color="auto"/>
        <w:right w:val="none" w:sz="0" w:space="0" w:color="auto"/>
      </w:divBdr>
    </w:div>
    <w:div w:id="1374309897">
      <w:bodyDiv w:val="1"/>
      <w:marLeft w:val="0"/>
      <w:marRight w:val="0"/>
      <w:marTop w:val="0"/>
      <w:marBottom w:val="0"/>
      <w:divBdr>
        <w:top w:val="none" w:sz="0" w:space="0" w:color="auto"/>
        <w:left w:val="none" w:sz="0" w:space="0" w:color="auto"/>
        <w:bottom w:val="none" w:sz="0" w:space="0" w:color="auto"/>
        <w:right w:val="none" w:sz="0" w:space="0" w:color="auto"/>
      </w:divBdr>
    </w:div>
    <w:div w:id="1434015493">
      <w:bodyDiv w:val="1"/>
      <w:marLeft w:val="0"/>
      <w:marRight w:val="0"/>
      <w:marTop w:val="0"/>
      <w:marBottom w:val="0"/>
      <w:divBdr>
        <w:top w:val="none" w:sz="0" w:space="0" w:color="auto"/>
        <w:left w:val="none" w:sz="0" w:space="0" w:color="auto"/>
        <w:bottom w:val="none" w:sz="0" w:space="0" w:color="auto"/>
        <w:right w:val="none" w:sz="0" w:space="0" w:color="auto"/>
      </w:divBdr>
    </w:div>
    <w:div w:id="1447508884">
      <w:bodyDiv w:val="1"/>
      <w:marLeft w:val="0"/>
      <w:marRight w:val="0"/>
      <w:marTop w:val="0"/>
      <w:marBottom w:val="0"/>
      <w:divBdr>
        <w:top w:val="none" w:sz="0" w:space="0" w:color="auto"/>
        <w:left w:val="none" w:sz="0" w:space="0" w:color="auto"/>
        <w:bottom w:val="none" w:sz="0" w:space="0" w:color="auto"/>
        <w:right w:val="none" w:sz="0" w:space="0" w:color="auto"/>
      </w:divBdr>
    </w:div>
    <w:div w:id="1542280691">
      <w:bodyDiv w:val="1"/>
      <w:marLeft w:val="0"/>
      <w:marRight w:val="0"/>
      <w:marTop w:val="0"/>
      <w:marBottom w:val="0"/>
      <w:divBdr>
        <w:top w:val="none" w:sz="0" w:space="0" w:color="auto"/>
        <w:left w:val="none" w:sz="0" w:space="0" w:color="auto"/>
        <w:bottom w:val="none" w:sz="0" w:space="0" w:color="auto"/>
        <w:right w:val="none" w:sz="0" w:space="0" w:color="auto"/>
      </w:divBdr>
    </w:div>
    <w:div w:id="1573925732">
      <w:bodyDiv w:val="1"/>
      <w:marLeft w:val="0"/>
      <w:marRight w:val="0"/>
      <w:marTop w:val="0"/>
      <w:marBottom w:val="0"/>
      <w:divBdr>
        <w:top w:val="none" w:sz="0" w:space="0" w:color="auto"/>
        <w:left w:val="none" w:sz="0" w:space="0" w:color="auto"/>
        <w:bottom w:val="none" w:sz="0" w:space="0" w:color="auto"/>
        <w:right w:val="none" w:sz="0" w:space="0" w:color="auto"/>
      </w:divBdr>
    </w:div>
    <w:div w:id="1593392727">
      <w:bodyDiv w:val="1"/>
      <w:marLeft w:val="0"/>
      <w:marRight w:val="0"/>
      <w:marTop w:val="0"/>
      <w:marBottom w:val="0"/>
      <w:divBdr>
        <w:top w:val="none" w:sz="0" w:space="0" w:color="auto"/>
        <w:left w:val="none" w:sz="0" w:space="0" w:color="auto"/>
        <w:bottom w:val="none" w:sz="0" w:space="0" w:color="auto"/>
        <w:right w:val="none" w:sz="0" w:space="0" w:color="auto"/>
      </w:divBdr>
    </w:div>
    <w:div w:id="1643846788">
      <w:bodyDiv w:val="1"/>
      <w:marLeft w:val="0"/>
      <w:marRight w:val="0"/>
      <w:marTop w:val="0"/>
      <w:marBottom w:val="0"/>
      <w:divBdr>
        <w:top w:val="none" w:sz="0" w:space="0" w:color="auto"/>
        <w:left w:val="none" w:sz="0" w:space="0" w:color="auto"/>
        <w:bottom w:val="none" w:sz="0" w:space="0" w:color="auto"/>
        <w:right w:val="none" w:sz="0" w:space="0" w:color="auto"/>
      </w:divBdr>
    </w:div>
    <w:div w:id="1663656442">
      <w:bodyDiv w:val="1"/>
      <w:marLeft w:val="0"/>
      <w:marRight w:val="0"/>
      <w:marTop w:val="0"/>
      <w:marBottom w:val="0"/>
      <w:divBdr>
        <w:top w:val="none" w:sz="0" w:space="0" w:color="auto"/>
        <w:left w:val="none" w:sz="0" w:space="0" w:color="auto"/>
        <w:bottom w:val="none" w:sz="0" w:space="0" w:color="auto"/>
        <w:right w:val="none" w:sz="0" w:space="0" w:color="auto"/>
      </w:divBdr>
    </w:div>
    <w:div w:id="1689717035">
      <w:bodyDiv w:val="1"/>
      <w:marLeft w:val="0"/>
      <w:marRight w:val="0"/>
      <w:marTop w:val="0"/>
      <w:marBottom w:val="0"/>
      <w:divBdr>
        <w:top w:val="none" w:sz="0" w:space="0" w:color="auto"/>
        <w:left w:val="none" w:sz="0" w:space="0" w:color="auto"/>
        <w:bottom w:val="none" w:sz="0" w:space="0" w:color="auto"/>
        <w:right w:val="none" w:sz="0" w:space="0" w:color="auto"/>
      </w:divBdr>
    </w:div>
    <w:div w:id="1706831140">
      <w:bodyDiv w:val="1"/>
      <w:marLeft w:val="0"/>
      <w:marRight w:val="0"/>
      <w:marTop w:val="0"/>
      <w:marBottom w:val="0"/>
      <w:divBdr>
        <w:top w:val="none" w:sz="0" w:space="0" w:color="auto"/>
        <w:left w:val="none" w:sz="0" w:space="0" w:color="auto"/>
        <w:bottom w:val="none" w:sz="0" w:space="0" w:color="auto"/>
        <w:right w:val="none" w:sz="0" w:space="0" w:color="auto"/>
      </w:divBdr>
    </w:div>
    <w:div w:id="1721397364">
      <w:bodyDiv w:val="1"/>
      <w:marLeft w:val="0"/>
      <w:marRight w:val="0"/>
      <w:marTop w:val="0"/>
      <w:marBottom w:val="0"/>
      <w:divBdr>
        <w:top w:val="none" w:sz="0" w:space="0" w:color="auto"/>
        <w:left w:val="none" w:sz="0" w:space="0" w:color="auto"/>
        <w:bottom w:val="none" w:sz="0" w:space="0" w:color="auto"/>
        <w:right w:val="none" w:sz="0" w:space="0" w:color="auto"/>
      </w:divBdr>
    </w:div>
    <w:div w:id="1788238953">
      <w:bodyDiv w:val="1"/>
      <w:marLeft w:val="0"/>
      <w:marRight w:val="0"/>
      <w:marTop w:val="0"/>
      <w:marBottom w:val="0"/>
      <w:divBdr>
        <w:top w:val="none" w:sz="0" w:space="0" w:color="auto"/>
        <w:left w:val="none" w:sz="0" w:space="0" w:color="auto"/>
        <w:bottom w:val="none" w:sz="0" w:space="0" w:color="auto"/>
        <w:right w:val="none" w:sz="0" w:space="0" w:color="auto"/>
      </w:divBdr>
    </w:div>
    <w:div w:id="1833519558">
      <w:bodyDiv w:val="1"/>
      <w:marLeft w:val="0"/>
      <w:marRight w:val="0"/>
      <w:marTop w:val="0"/>
      <w:marBottom w:val="0"/>
      <w:divBdr>
        <w:top w:val="none" w:sz="0" w:space="0" w:color="auto"/>
        <w:left w:val="none" w:sz="0" w:space="0" w:color="auto"/>
        <w:bottom w:val="none" w:sz="0" w:space="0" w:color="auto"/>
        <w:right w:val="none" w:sz="0" w:space="0" w:color="auto"/>
      </w:divBdr>
    </w:div>
    <w:div w:id="1850872681">
      <w:bodyDiv w:val="1"/>
      <w:marLeft w:val="0"/>
      <w:marRight w:val="0"/>
      <w:marTop w:val="0"/>
      <w:marBottom w:val="0"/>
      <w:divBdr>
        <w:top w:val="none" w:sz="0" w:space="0" w:color="auto"/>
        <w:left w:val="none" w:sz="0" w:space="0" w:color="auto"/>
        <w:bottom w:val="none" w:sz="0" w:space="0" w:color="auto"/>
        <w:right w:val="none" w:sz="0" w:space="0" w:color="auto"/>
      </w:divBdr>
    </w:div>
    <w:div w:id="1863207508">
      <w:bodyDiv w:val="1"/>
      <w:marLeft w:val="0"/>
      <w:marRight w:val="0"/>
      <w:marTop w:val="0"/>
      <w:marBottom w:val="0"/>
      <w:divBdr>
        <w:top w:val="none" w:sz="0" w:space="0" w:color="auto"/>
        <w:left w:val="none" w:sz="0" w:space="0" w:color="auto"/>
        <w:bottom w:val="none" w:sz="0" w:space="0" w:color="auto"/>
        <w:right w:val="none" w:sz="0" w:space="0" w:color="auto"/>
      </w:divBdr>
    </w:div>
    <w:div w:id="1884361205">
      <w:bodyDiv w:val="1"/>
      <w:marLeft w:val="0"/>
      <w:marRight w:val="0"/>
      <w:marTop w:val="0"/>
      <w:marBottom w:val="0"/>
      <w:divBdr>
        <w:top w:val="none" w:sz="0" w:space="0" w:color="auto"/>
        <w:left w:val="none" w:sz="0" w:space="0" w:color="auto"/>
        <w:bottom w:val="none" w:sz="0" w:space="0" w:color="auto"/>
        <w:right w:val="none" w:sz="0" w:space="0" w:color="auto"/>
      </w:divBdr>
    </w:div>
    <w:div w:id="1934237565">
      <w:bodyDiv w:val="1"/>
      <w:marLeft w:val="0"/>
      <w:marRight w:val="0"/>
      <w:marTop w:val="0"/>
      <w:marBottom w:val="0"/>
      <w:divBdr>
        <w:top w:val="none" w:sz="0" w:space="0" w:color="auto"/>
        <w:left w:val="none" w:sz="0" w:space="0" w:color="auto"/>
        <w:bottom w:val="none" w:sz="0" w:space="0" w:color="auto"/>
        <w:right w:val="none" w:sz="0" w:space="0" w:color="auto"/>
      </w:divBdr>
    </w:div>
    <w:div w:id="1995259975">
      <w:bodyDiv w:val="1"/>
      <w:marLeft w:val="0"/>
      <w:marRight w:val="0"/>
      <w:marTop w:val="0"/>
      <w:marBottom w:val="0"/>
      <w:divBdr>
        <w:top w:val="none" w:sz="0" w:space="0" w:color="auto"/>
        <w:left w:val="none" w:sz="0" w:space="0" w:color="auto"/>
        <w:bottom w:val="none" w:sz="0" w:space="0" w:color="auto"/>
        <w:right w:val="none" w:sz="0" w:space="0" w:color="auto"/>
      </w:divBdr>
    </w:div>
    <w:div w:id="2037348973">
      <w:bodyDiv w:val="1"/>
      <w:marLeft w:val="0"/>
      <w:marRight w:val="0"/>
      <w:marTop w:val="0"/>
      <w:marBottom w:val="0"/>
      <w:divBdr>
        <w:top w:val="none" w:sz="0" w:space="0" w:color="auto"/>
        <w:left w:val="none" w:sz="0" w:space="0" w:color="auto"/>
        <w:bottom w:val="none" w:sz="0" w:space="0" w:color="auto"/>
        <w:right w:val="none" w:sz="0" w:space="0" w:color="auto"/>
      </w:divBdr>
    </w:div>
    <w:div w:id="2081636070">
      <w:bodyDiv w:val="1"/>
      <w:marLeft w:val="0"/>
      <w:marRight w:val="0"/>
      <w:marTop w:val="0"/>
      <w:marBottom w:val="0"/>
      <w:divBdr>
        <w:top w:val="none" w:sz="0" w:space="0" w:color="auto"/>
        <w:left w:val="none" w:sz="0" w:space="0" w:color="auto"/>
        <w:bottom w:val="none" w:sz="0" w:space="0" w:color="auto"/>
        <w:right w:val="none" w:sz="0" w:space="0" w:color="auto"/>
      </w:divBdr>
    </w:div>
    <w:div w:id="2110392865">
      <w:bodyDiv w:val="1"/>
      <w:marLeft w:val="0"/>
      <w:marRight w:val="0"/>
      <w:marTop w:val="0"/>
      <w:marBottom w:val="0"/>
      <w:divBdr>
        <w:top w:val="none" w:sz="0" w:space="0" w:color="auto"/>
        <w:left w:val="none" w:sz="0" w:space="0" w:color="auto"/>
        <w:bottom w:val="none" w:sz="0" w:space="0" w:color="auto"/>
        <w:right w:val="none" w:sz="0" w:space="0" w:color="auto"/>
      </w:divBdr>
    </w:div>
    <w:div w:id="212854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03E10-23E5-45A2-92A8-476B1044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Natchaya Luangphairin (Jade)</dc:creator>
  <cp:keywords/>
  <dc:description/>
  <cp:lastModifiedBy>Natchaya Luangphairin</cp:lastModifiedBy>
  <cp:revision>2</cp:revision>
  <dcterms:created xsi:type="dcterms:W3CDTF">2026-09-10T22:04:00Z</dcterms:created>
  <dcterms:modified xsi:type="dcterms:W3CDTF">2026-09-10T22:04:00Z</dcterms:modified>
</cp:coreProperties>
</file>